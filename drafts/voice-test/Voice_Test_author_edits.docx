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CF79" w14:textId="77777777" w:rsidR="006202CD" w:rsidRDefault="003D25C0">
      <w:pPr>
        <w:pStyle w:val="Heading1"/>
      </w:pPr>
      <w:bookmarkStart w:id="0" w:name="sl-voice-guide-working-draft"/>
      <w:r>
        <w:t>3SL Voice Guide (working draft)</w:t>
      </w:r>
    </w:p>
    <w:p w14:paraId="228A40A2" w14:textId="77777777" w:rsidR="006202CD" w:rsidRDefault="003D25C0">
      <w:pPr>
        <w:pStyle w:val="FirstParagraph"/>
      </w:pPr>
      <w:r>
        <w:t>The test chapters are written to these rules. Mark anything that’s wrong.</w:t>
      </w:r>
    </w:p>
    <w:p w14:paraId="2CDE3B14" w14:textId="77777777" w:rsidR="006202CD" w:rsidRDefault="003D25C0">
      <w:pPr>
        <w:pStyle w:val="BodyText"/>
      </w:pPr>
      <w:r>
        <w:rPr>
          <w:b/>
          <w:bCs/>
        </w:rPr>
        <w:t>1. The narration is the character talking.</w:t>
      </w:r>
      <w:r>
        <w:t xml:space="preserve"> Close third and past tense stay. But Silas and Isola get to react in the middle of things: a dry aside, a cuss, a judgment, a joke at their own expense. These are grown people, so the humor is drier than Violet’s and slower to panic. </w:t>
      </w:r>
      <w:r>
        <w:rPr>
          <w:i/>
          <w:iCs/>
        </w:rPr>
        <w:t>Fourth Wing:</w:t>
      </w:r>
      <w:r>
        <w:t xml:space="preserve"> “I’m so fucked.” </w:t>
      </w:r>
      <w:r>
        <w:rPr>
          <w:i/>
          <w:iCs/>
        </w:rPr>
        <w:t>Your Ch. 3:</w:t>
      </w:r>
      <w:r>
        <w:t xml:space="preserve"> “Kids like that were always getting into something in Shadowmere.” </w:t>
      </w:r>
      <w:r>
        <w:rPr>
          <w:i/>
          <w:iCs/>
        </w:rPr>
        <w:t>Test version:</w:t>
      </w:r>
      <w:r>
        <w:t xml:space="preserve"> “</w:t>
      </w:r>
      <w:r>
        <w:t>Fourteen. Two more than she’d budgeted, which meant two more than they had.”</w:t>
      </w:r>
    </w:p>
    <w:p w14:paraId="648D38E4" w14:textId="77777777" w:rsidR="006202CD" w:rsidRDefault="003D25C0">
      <w:pPr>
        <w:pStyle w:val="BodyText"/>
      </w:pPr>
      <w:r>
        <w:rPr>
          <w:b/>
          <w:bCs/>
        </w:rPr>
        <w:t>2. Short lines are for voice, not drama.</w:t>
      </w:r>
      <w:r>
        <w:t xml:space="preserve"> A one-line paragraph is fine when it’s a reaction, a joke or a hard turn. It isn’t fine as a solemn fragment for effect (“Nobody had.” “It held.”). If the line wouldn’t come out of the character’s mouth, it gets folded back into the paragraph.</w:t>
      </w:r>
    </w:p>
    <w:p w14:paraId="18CC7FBC" w14:textId="77777777" w:rsidR="006202CD" w:rsidRDefault="003D25C0">
      <w:pPr>
        <w:pStyle w:val="BodyText"/>
      </w:pPr>
      <w:r>
        <w:rPr>
          <w:b/>
          <w:bCs/>
        </w:rPr>
        <w:t>3. Attraction lands in the body first.</w:t>
      </w:r>
      <w:r>
        <w:t xml:space="preserve"> They notice and react, maybe roast themselves, then get back to work. Nobody explains why they noticed. </w:t>
      </w:r>
      <w:r>
        <w:rPr>
          <w:i/>
          <w:iCs/>
        </w:rPr>
        <w:t>Kingmaker:</w:t>
      </w:r>
      <w:r>
        <w:t xml:space="preserve"> “it’s bad timing to notice this guy is gorgeous. And that he smells really good.” </w:t>
      </w:r>
      <w:r>
        <w:rPr>
          <w:i/>
          <w:iCs/>
        </w:rPr>
        <w:t>Test version:</w:t>
      </w:r>
      <w:r>
        <w:t xml:space="preserve"> Isola clocks that he’s fine, is annoyed about it, and moves on because her cousin is getting away.</w:t>
      </w:r>
    </w:p>
    <w:p w14:paraId="784D2144" w14:textId="77777777" w:rsidR="006202CD" w:rsidRDefault="003D25C0">
      <w:pPr>
        <w:pStyle w:val="BodyText"/>
      </w:pPr>
      <w:r>
        <w:rPr>
          <w:b/>
          <w:bCs/>
        </w:rPr>
        <w:t>4. Name feelings plainly.</w:t>
      </w:r>
      <w:r>
        <w:t xml:space="preserve"> “Her stomach dropped” is allowed. Being honest and fast beats being clever.</w:t>
      </w:r>
    </w:p>
    <w:p w14:paraId="420222F7" w14:textId="77777777" w:rsidR="006202CD" w:rsidRDefault="003D25C0">
      <w:pPr>
        <w:pStyle w:val="BodyText"/>
      </w:pPr>
      <w:r>
        <w:rPr>
          <w:b/>
          <w:bCs/>
        </w:rPr>
        <w:t>5. Tell when the pressure earns it.</w:t>
      </w:r>
      <w:r>
        <w:t xml:space="preserve"> World facts come with attitude or a stake, or because somebody in the scene needs to hear them. The narration doesn’t stop to give the reader a tour.</w:t>
      </w:r>
    </w:p>
    <w:p w14:paraId="670441E8" w14:textId="77777777" w:rsidR="006202CD" w:rsidRDefault="003D25C0">
      <w:pPr>
        <w:pStyle w:val="BodyText"/>
      </w:pPr>
      <w:r>
        <w:rPr>
          <w:b/>
          <w:bCs/>
        </w:rPr>
        <w:t>6. People say the hard thing.</w:t>
      </w:r>
      <w:r>
        <w:t xml:space="preserve"> Family members fight out loud. Love and cruelty are both blunt.</w:t>
      </w:r>
    </w:p>
    <w:p w14:paraId="29615BDE" w14:textId="77777777" w:rsidR="006202CD" w:rsidRDefault="003D25C0">
      <w:pPr>
        <w:pStyle w:val="BodyText"/>
      </w:pPr>
      <w:r>
        <w:rPr>
          <w:b/>
          <w:bCs/>
        </w:rPr>
        <w:t>7. Scenes move.</w:t>
      </w:r>
      <w:r>
        <w:t xml:space="preserve"> Each chapter opens on stakes and ends on a turn. Things happen on the page instead of being remembered.</w:t>
      </w:r>
    </w:p>
    <w:p w14:paraId="170E0D6C" w14:textId="77777777" w:rsidR="006202CD" w:rsidRDefault="003D25C0">
      <w:pPr>
        <w:pStyle w:val="BodyText"/>
      </w:pPr>
      <w:r>
        <w:rPr>
          <w:b/>
          <w:bCs/>
        </w:rPr>
        <w:t>8. No refrains.</w:t>
      </w:r>
      <w:r>
        <w:t xml:space="preserve"> No repeating a phrase across paragraphs as a style move (“He thought about… He thought about…”).</w:t>
      </w:r>
    </w:p>
    <w:p w14:paraId="7C0C4A0D" w14:textId="77777777" w:rsidR="00731873" w:rsidRDefault="003D25C0">
      <w:pPr>
        <w:pStyle w:val="BodyText"/>
      </w:pPr>
      <w:r>
        <w:rPr>
          <w:b/>
          <w:bCs/>
        </w:rPr>
        <w:t>9. Blackness lives in the social fabric.</w:t>
      </w:r>
      <w:r>
        <w:t xml:space="preserve"> </w:t>
      </w:r>
      <w:r>
        <w:t xml:space="preserve">It shows in who checks whom, family shorthand, aunties, money, manners and the jokes. Dialogue carries the dialect, and narration stays mostly standard with occasional slides. # </w:t>
      </w:r>
    </w:p>
    <w:p w14:paraId="52238443" w14:textId="77777777" w:rsidR="00731873" w:rsidRDefault="00731873">
      <w:r>
        <w:br w:type="page"/>
      </w:r>
    </w:p>
    <w:p w14:paraId="11259D70" w14:textId="7E81BC58" w:rsidR="006202CD" w:rsidRDefault="003D25C0" w:rsidP="00731873">
      <w:pPr>
        <w:pStyle w:val="Heading1"/>
      </w:pPr>
      <w:r>
        <w:lastRenderedPageBreak/>
        <w:t>CHAPTER 4: ISOLA</w:t>
      </w:r>
    </w:p>
    <w:p w14:paraId="6B569B88" w14:textId="77777777" w:rsidR="00731873" w:rsidRDefault="003D25C0" w:rsidP="00731873">
      <w:pPr>
        <w:pStyle w:val="BodyText"/>
        <w:rPr>
          <w:ins w:id="1" w:author="Danyelle Briggs" w:date="2026-10-29T10:08:00Z" w16du:dateUtc="2026-10-29T14:08:00Z"/>
        </w:rPr>
      </w:pPr>
      <w:r>
        <w:t xml:space="preserve">The noon courier wanted fourteen Veilmarks, </w:t>
      </w:r>
      <w:ins w:id="2" w:author="Danyelle Briggs" w:date="2026-10-29T10:08:00Z" w16du:dateUtc="2026-10-29T14:08:00Z">
        <w:r w:rsidR="00731873">
          <w:t>which was two more than she’d budgeted.</w:t>
        </w:r>
      </w:ins>
    </w:p>
    <w:p w14:paraId="6B1583D0" w14:textId="7C0873FD" w:rsidR="006202CD" w:rsidDel="00731873" w:rsidRDefault="003D25C0" w:rsidP="00731873">
      <w:pPr>
        <w:pStyle w:val="BodyText"/>
        <w:rPr>
          <w:del w:id="3" w:author="Danyelle Briggs" w:date="2026-10-29T10:08:00Z" w16du:dateUtc="2026-10-29T14:08:00Z"/>
        </w:rPr>
      </w:pPr>
      <w:del w:id="4" w:author="Danyelle Briggs" w:date="2026-10-29T10:08:00Z" w16du:dateUtc="2026-10-29T14:08:00Z">
        <w:r w:rsidDel="00731873">
          <w:delText>and Isola was carrying High Heresy in her skirt pocket while he counted them.</w:delText>
        </w:r>
      </w:del>
    </w:p>
    <w:p w14:paraId="336EB042" w14:textId="148EF197" w:rsidR="006202CD" w:rsidRDefault="003D25C0">
      <w:pPr>
        <w:pStyle w:val="BodyText"/>
      </w:pPr>
      <w:del w:id="5" w:author="Danyelle Briggs" w:date="2026-10-29T10:08:00Z" w16du:dateUtc="2026-10-29T14:08:00Z">
        <w:r w:rsidDel="00731873">
          <w:delText xml:space="preserve">Fourteen. Two more than she’d budgeted, which meant two more than they had. </w:delText>
        </w:r>
      </w:del>
      <w:r>
        <w:t xml:space="preserve">The route inspectors were out, he said, like that was her problem. She counted the coins into his palm one at a time anyway, and </w:t>
      </w:r>
      <w:del w:id="6" w:author="Danyelle Briggs" w:date="2026-10-29T10:08:00Z" w16du:dateUtc="2026-10-29T14:08:00Z">
        <w:r w:rsidDel="00731873">
          <w:delText>sh</w:delText>
        </w:r>
      </w:del>
      <w:proofErr w:type="spellStart"/>
      <w:r>
        <w:t>e</w:t>
      </w:r>
      <w:proofErr w:type="spellEnd"/>
      <w:r>
        <w:t xml:space="preserve"> listened to every single one ring against the last on the way down. She’d never listened to money before this morning. Now she couldn’t stop. Low and full meant real. Anything </w:t>
      </w:r>
      <w:proofErr w:type="gramStart"/>
      <w:r>
        <w:t>flatter</w:t>
      </w:r>
      <w:proofErr w:type="gramEnd"/>
      <w:r>
        <w:t xml:space="preserve"> and she’d have snatched it back and </w:t>
      </w:r>
      <w:ins w:id="7" w:author="Danyelle Briggs" w:date="2026-10-29T10:08:00Z" w16du:dateUtc="2026-10-29T14:08:00Z">
        <w:r w:rsidR="006679DF">
          <w:t>cursed Asha for making her learn some</w:t>
        </w:r>
      </w:ins>
      <w:ins w:id="8" w:author="Danyelle Briggs" w:date="2026-10-29T10:09:00Z" w16du:dateUtc="2026-10-29T14:09:00Z">
        <w:r w:rsidR="006679DF">
          <w:t xml:space="preserve">thing new before noon. </w:t>
        </w:r>
      </w:ins>
      <w:del w:id="9" w:author="Danyelle Briggs" w:date="2026-10-29T10:08:00Z" w16du:dateUtc="2026-10-29T14:08:00Z">
        <w:r w:rsidDel="006679DF">
          <w:delText xml:space="preserve">eaten the </w:delText>
        </w:r>
        <w:r w:rsidDel="006679DF">
          <w:delText>shame</w:delText>
        </w:r>
      </w:del>
      <w:r>
        <w:t>.</w:t>
      </w:r>
    </w:p>
    <w:p w14:paraId="386CAAD2" w14:textId="029AFA59" w:rsidR="006202CD" w:rsidRDefault="003D25C0">
      <w:pPr>
        <w:pStyle w:val="BodyText"/>
      </w:pPr>
      <w:del w:id="10" w:author="Danyelle Briggs" w:date="2026-10-29T10:09:00Z" w16du:dateUtc="2026-10-29T14:09:00Z">
        <w:r w:rsidDel="006679DF">
          <w:delText xml:space="preserve">They were all real. </w:delText>
        </w:r>
      </w:del>
      <w:r>
        <w:t>The courier checked the seal on Micah’s packet twice, slid it into the flat case on his hip, and stepped back into the lane like he hadn’t just walked off with the last of the house money</w:t>
      </w:r>
      <w:ins w:id="11" w:author="Danyelle Briggs" w:date="2026-10-29T10:09:00Z" w16du:dateUtc="2026-10-29T14:09:00Z">
        <w:r w:rsidR="006679DF">
          <w:t xml:space="preserve"> </w:t>
        </w:r>
        <w:proofErr w:type="spellStart"/>
        <w:proofErr w:type="gramStart"/>
        <w:r w:rsidR="006679DF">
          <w:t>til</w:t>
        </w:r>
        <w:proofErr w:type="spellEnd"/>
        <w:proofErr w:type="gramEnd"/>
        <w:r w:rsidR="006679DF">
          <w:t xml:space="preserve"> payday came around on Friday</w:t>
        </w:r>
      </w:ins>
      <w:del w:id="12" w:author="Danyelle Briggs" w:date="2026-10-29T10:09:00Z" w16du:dateUtc="2026-10-29T14:09:00Z">
        <w:r w:rsidDel="006679DF">
          <w:delText>.</w:delText>
        </w:r>
      </w:del>
    </w:p>
    <w:p w14:paraId="3BE201C5" w14:textId="0938AB46" w:rsidR="006202CD" w:rsidRDefault="003D25C0">
      <w:pPr>
        <w:pStyle w:val="BodyText"/>
      </w:pPr>
      <w:r>
        <w:t>Behind her, Micah let out a breath he’d been holding since first bell.</w:t>
      </w:r>
      <w:ins w:id="13" w:author="Danyelle Briggs" w:date="2026-10-29T10:09:00Z" w16du:dateUtc="2026-10-29T14:09:00Z">
        <w:r w:rsidR="006C304F">
          <w:t xml:space="preserve"> </w:t>
        </w:r>
      </w:ins>
    </w:p>
    <w:p w14:paraId="686AC758" w14:textId="6858AE42" w:rsidR="006202CD" w:rsidDel="006C304F" w:rsidRDefault="003D25C0">
      <w:pPr>
        <w:pStyle w:val="BodyText"/>
        <w:rPr>
          <w:del w:id="14" w:author="Danyelle Briggs" w:date="2026-10-29T10:09:00Z" w16du:dateUtc="2026-10-29T14:09:00Z"/>
        </w:rPr>
      </w:pPr>
      <w:del w:id="15" w:author="Danyelle Briggs" w:date="2026-10-29T10:09:00Z" w16du:dateUtc="2026-10-29T14:09:00Z">
        <w:r w:rsidDel="006C304F">
          <w:delText>“That’s it?”</w:delText>
        </w:r>
      </w:del>
    </w:p>
    <w:p w14:paraId="636E6092" w14:textId="0F8431B3" w:rsidR="006202CD" w:rsidRDefault="003D25C0">
      <w:pPr>
        <w:pStyle w:val="BodyText"/>
      </w:pPr>
      <w:del w:id="16" w:author="Danyelle Briggs" w:date="2026-10-29T10:09:00Z" w16du:dateUtc="2026-10-29T14:09:00Z">
        <w:r w:rsidDel="006C304F">
          <w:delText>“That’s it.”</w:delText>
        </w:r>
      </w:del>
      <w:ins w:id="17" w:author="Danyelle Briggs" w:date="2026-10-29T10:09:00Z" w16du:dateUtc="2026-10-29T14:09:00Z">
        <w:r w:rsidR="006C304F">
          <w:t>=</w:t>
        </w:r>
      </w:ins>
      <w:r>
        <w:t xml:space="preserve"> Isola shut the door. “Now all you gotta do is not do nothing stupid until Danika write back.”</w:t>
      </w:r>
    </w:p>
    <w:p w14:paraId="1C7BA692" w14:textId="315C3594" w:rsidR="006202CD" w:rsidDel="006C304F" w:rsidRDefault="003D25C0">
      <w:pPr>
        <w:pStyle w:val="BodyText"/>
        <w:rPr>
          <w:del w:id="18" w:author="Danyelle Briggs" w:date="2026-10-29T10:09:00Z" w16du:dateUtc="2026-10-29T14:09:00Z"/>
        </w:rPr>
      </w:pPr>
      <w:del w:id="19" w:author="Danyelle Briggs" w:date="2026-10-29T10:09:00Z" w16du:dateUtc="2026-10-29T14:09:00Z">
        <w:r w:rsidDel="006C304F">
          <w:delText>“I been not doing nothing stupid for thirty days.”</w:delText>
        </w:r>
      </w:del>
    </w:p>
    <w:p w14:paraId="4EB1E73C" w14:textId="012B8F30" w:rsidR="006202CD" w:rsidRDefault="003D25C0">
      <w:pPr>
        <w:pStyle w:val="BodyText"/>
      </w:pPr>
      <w:del w:id="20" w:author="Danyelle Briggs" w:date="2026-10-29T10:09:00Z" w16du:dateUtc="2026-10-29T14:09:00Z">
        <w:r w:rsidDel="006C304F">
          <w:delText xml:space="preserve">“Twenty-nine and a morning.” </w:delText>
        </w:r>
        <w:r w:rsidDel="006C304F">
          <w:delText>His</w:delText>
        </w:r>
      </w:del>
      <w:ins w:id="21" w:author="Danyelle Briggs" w:date="2026-10-29T10:09:00Z" w16du:dateUtc="2026-10-29T14:09:00Z">
        <w:r w:rsidR="006C304F">
          <w:t>Micah’s</w:t>
        </w:r>
      </w:ins>
      <w:r>
        <w:t xml:space="preserve"> eyes went to his phone on the table, and she picked it up before he could. “And you still ain’t getting this.”</w:t>
      </w:r>
    </w:p>
    <w:p w14:paraId="1A00CB7B" w14:textId="77777777" w:rsidR="006202CD" w:rsidRDefault="003D25C0">
      <w:pPr>
        <w:pStyle w:val="BodyText"/>
      </w:pPr>
      <w:r>
        <w:t>He sucked his teeth and threw himself on the couch like she’d personally ruined his life, which meant he was done fighting about it until he got hungry. Isola looked at the clock over the name wall.</w:t>
      </w:r>
    </w:p>
    <w:p w14:paraId="2B8AE9A1" w14:textId="77777777" w:rsidR="006202CD" w:rsidRDefault="003D25C0">
      <w:pPr>
        <w:pStyle w:val="BodyText"/>
      </w:pPr>
      <w:r>
        <w:t>Twelve-oh-four. No Asha.</w:t>
      </w:r>
    </w:p>
    <w:p w14:paraId="0B3184F5" w14:textId="2F41396D" w:rsidR="006202CD" w:rsidRDefault="003D25C0">
      <w:pPr>
        <w:pStyle w:val="BodyText"/>
      </w:pPr>
      <w:del w:id="22" w:author="Danyelle Briggs" w:date="2026-10-29T10:10:00Z" w16du:dateUtc="2026-10-29T14:10:00Z">
        <w:r w:rsidDel="006C304F">
          <w:delText>That had been the deal she’d made with herself in Asha’s room that morning, standing over a torn bag with a fake coin in her hand.</w:delText>
        </w:r>
      </w:del>
      <w:ins w:id="23" w:author="Danyelle Briggs" w:date="2026-10-29T10:10:00Z" w16du:dateUtc="2026-10-29T14:10:00Z">
        <w:r w:rsidR="006C304F">
          <w:t xml:space="preserve">Isola frowned. She’d made the agreement in hopes that her cousin would do the right thing for once. Come home before the courier, Isola </w:t>
        </w:r>
        <w:r w:rsidR="00A70964">
          <w:t>would ask her straight out what it was. The courier beats the clock</w:t>
        </w:r>
      </w:ins>
      <w:ins w:id="24" w:author="Danyelle Briggs" w:date="2026-10-29T10:11:00Z" w16du:dateUtc="2026-10-29T14:11:00Z">
        <w:r w:rsidR="00A70964">
          <w:t xml:space="preserve">? To Shadowmere we go. </w:t>
        </w:r>
        <w:r w:rsidR="006A2E2D">
          <w:t xml:space="preserve">Isola had been praying for </w:t>
        </w:r>
      </w:ins>
      <w:del w:id="25" w:author="Danyelle Briggs" w:date="2026-10-29T10:11:00Z" w16du:dateUtc="2026-10-29T14:11:00Z">
        <w:r w:rsidDel="006A2E2D">
          <w:delText xml:space="preserve"> A</w:delText>
        </w:r>
        <w:r w:rsidDel="006A2E2D">
          <w:delText xml:space="preserve">sha comes home before the courier, Isola asks her straight. Asha doesn’t, Isola goes down to Shadowmere and finds out for herself. She’d been praying for </w:delText>
        </w:r>
      </w:del>
      <w:r>
        <w:t>door number one.</w:t>
      </w:r>
    </w:p>
    <w:p w14:paraId="05C658B7" w14:textId="77777777" w:rsidR="006202CD" w:rsidRDefault="003D25C0">
      <w:pPr>
        <w:pStyle w:val="BodyText"/>
      </w:pPr>
      <w:r>
        <w:t>The clock didn’t care what she’d been praying for. Neither did Asha, apparently.</w:t>
      </w:r>
    </w:p>
    <w:p w14:paraId="25461051" w14:textId="77777777" w:rsidR="006202CD" w:rsidRDefault="003D25C0">
      <w:r>
        <w:pict w14:anchorId="4E9AF5CE">
          <v:rect id="_x0000_i1123" style="width:0;height:1.5pt" o:hralign="center" o:hrstd="t" o:hr="t"/>
        </w:pict>
      </w:r>
    </w:p>
    <w:p w14:paraId="0BECB0DF" w14:textId="6DB48553" w:rsidR="006202CD" w:rsidRDefault="003D25C0">
      <w:pPr>
        <w:pStyle w:val="FirstParagraph"/>
      </w:pPr>
      <w:r>
        <w:lastRenderedPageBreak/>
        <w:t xml:space="preserve">The bag was right where she’d left it, torn pocket turned to the wall, strap still folded </w:t>
      </w:r>
      <w:del w:id="26" w:author="Danyelle Briggs" w:date="2026-10-29T10:12:00Z" w16du:dateUtc="2026-10-29T14:12:00Z">
        <w:r w:rsidDel="00D55272">
          <w:delText xml:space="preserve">under the way she’d folded it </w:delText>
        </w:r>
      </w:del>
      <w:r>
        <w:t xml:space="preserve">so she’d know if anybody touched it. </w:t>
      </w:r>
      <w:del w:id="27" w:author="Danyelle Briggs" w:date="2026-10-29T10:12:00Z" w16du:dateUtc="2026-10-29T14:12:00Z">
        <w:r w:rsidDel="00D55272">
          <w:delText xml:space="preserve">Nobody had. </w:delText>
        </w:r>
      </w:del>
      <w:r>
        <w:t>Isola fished the coin out of the lining and didn’t look at it. She’d done enough looking</w:t>
      </w:r>
      <w:ins w:id="28" w:author="Danyelle Briggs" w:date="2026-10-29T10:12:00Z" w16du:dateUtc="2026-10-29T14:12:00Z">
        <w:r w:rsidR="00D55272">
          <w:t xml:space="preserve">. </w:t>
        </w:r>
        <w:proofErr w:type="spellStart"/>
        <w:r w:rsidR="00D55272">
          <w:t>She</w:t>
        </w:r>
      </w:ins>
      <w:del w:id="29" w:author="Danyelle Briggs" w:date="2026-10-29T10:12:00Z" w16du:dateUtc="2026-10-29T14:12:00Z">
        <w:r w:rsidDel="00D55272">
          <w:delText>. It was a little too light and a little too cold</w:delText>
        </w:r>
        <w:r w:rsidDel="00D55272">
          <w:delText xml:space="preserve"> and it </w:delText>
        </w:r>
      </w:del>
      <w:r>
        <w:t>was</w:t>
      </w:r>
      <w:proofErr w:type="spellEnd"/>
      <w:r>
        <w:t xml:space="preserve"> going to get somebody in this house Silenced if she wasn’t careful.</w:t>
      </w:r>
    </w:p>
    <w:p w14:paraId="124A0C65" w14:textId="77777777" w:rsidR="006202CD" w:rsidRDefault="003D25C0">
      <w:pPr>
        <w:pStyle w:val="BodyText"/>
      </w:pPr>
      <w:r>
        <w:t>She could leave it. Put it back, let Asha come home to it, pretend she’d never torn the pocket. Except then it’d be sitting under Omari’s roof, two feet from a wall with four generations of their names on it, and if the Synod ever came knocking, they wouldn’t care whose bag it was in. They’d read every name on that wall like a charge sheet.</w:t>
      </w:r>
    </w:p>
    <w:p w14:paraId="3DCA26B4" w14:textId="77777777" w:rsidR="006202CD" w:rsidRDefault="003D25C0">
      <w:pPr>
        <w:pStyle w:val="BodyText"/>
      </w:pPr>
      <w:r>
        <w:t>If she carried it, the only person it could hang was her.</w:t>
      </w:r>
    </w:p>
    <w:p w14:paraId="0F3BA115" w14:textId="077F00EC" w:rsidR="006202CD" w:rsidRDefault="003D25C0">
      <w:pPr>
        <w:pStyle w:val="BodyText"/>
      </w:pPr>
      <w:del w:id="30" w:author="Danyelle Briggs" w:date="2026-10-29T10:12:00Z" w16du:dateUtc="2026-10-29T14:12:00Z">
        <w:r w:rsidDel="00D55272">
          <w:delText xml:space="preserve">That </w:delText>
        </w:r>
      </w:del>
      <w:ins w:id="31" w:author="Danyelle Briggs" w:date="2026-10-29T10:12:00Z" w16du:dateUtc="2026-10-29T14:12:00Z">
        <w:r w:rsidR="00D55272">
          <w:t>The</w:t>
        </w:r>
        <w:r w:rsidR="00D55272">
          <w:t xml:space="preserve"> </w:t>
        </w:r>
      </w:ins>
      <w:r>
        <w:t>math wasn’t hard.</w:t>
      </w:r>
    </w:p>
    <w:p w14:paraId="7D9F665C" w14:textId="189DFECF" w:rsidR="006202CD" w:rsidDel="00F85728" w:rsidRDefault="003D25C0">
      <w:pPr>
        <w:pStyle w:val="BodyText"/>
        <w:rPr>
          <w:del w:id="32" w:author="Danyelle Briggs" w:date="2026-10-29T10:13:00Z" w16du:dateUtc="2026-10-29T14:13:00Z"/>
        </w:rPr>
      </w:pPr>
      <w:del w:id="33" w:author="Danyelle Briggs" w:date="2026-10-29T10:13:00Z" w16du:dateUtc="2026-10-29T14:13:00Z">
        <w:r w:rsidDel="00F85728">
          <w:delText>An</w:delText>
        </w:r>
      </w:del>
      <w:del w:id="34" w:author="Danyelle Briggs" w:date="2026-10-29T10:12:00Z" w16du:dateUtc="2026-10-29T14:12:00Z">
        <w:r w:rsidDel="00F85728">
          <w:delText>d w</w:delText>
        </w:r>
      </w:del>
      <w:del w:id="35" w:author="Danyelle Briggs" w:date="2026-10-29T10:13:00Z" w16du:dateUtc="2026-10-29T14:13:00Z">
        <w:r w:rsidDel="00F85728">
          <w:delText>hen Asha came home and went digging for it and found the lining empty? Good. Let her sweat. Let her lie awake for once wondering who knew what.</w:delText>
        </w:r>
      </w:del>
    </w:p>
    <w:p w14:paraId="6726DF6A" w14:textId="77777777" w:rsidR="006202CD" w:rsidRDefault="003D25C0">
      <w:pPr>
        <w:pStyle w:val="BodyText"/>
      </w:pPr>
      <w:r>
        <w:t xml:space="preserve">Isola tucked the coin into the hidden pocket behind the seam where she kept money, stood the bag up so the </w:t>
      </w:r>
      <w:proofErr w:type="gramStart"/>
      <w:r>
        <w:t>tear</w:t>
      </w:r>
      <w:proofErr w:type="gramEnd"/>
      <w:r>
        <w:t xml:space="preserve"> wouldn’t show from the door, and looked at the rest of them. Five bags. Packed and buckled and lined up against the wall like they were waiting on a train. Two years they’d been sitting there.</w:t>
      </w:r>
    </w:p>
    <w:p w14:paraId="5955D96C" w14:textId="5DDCAFE6" w:rsidR="006202CD" w:rsidRDefault="003D25C0">
      <w:pPr>
        <w:pStyle w:val="BodyText"/>
      </w:pPr>
      <w:r>
        <w:t xml:space="preserve">She’d stopped asking about them a long time ago because asking made Asha go quiet, and quiet Asha was worse than smart-mouthed Asha. Right now, </w:t>
      </w:r>
      <w:del w:id="36" w:author="Danyelle Briggs" w:date="2026-10-29T10:13:00Z" w16du:dateUtc="2026-10-29T14:13:00Z">
        <w:r w:rsidDel="00F85728">
          <w:delText xml:space="preserve">with a </w:delText>
        </w:r>
        <w:r w:rsidDel="00F85728">
          <w:delText xml:space="preserve">counterfeit riding her hip, </w:delText>
        </w:r>
      </w:del>
      <w:r>
        <w:t xml:space="preserve">Isola would’ve </w:t>
      </w:r>
      <w:proofErr w:type="gramStart"/>
      <w:r>
        <w:t>given</w:t>
      </w:r>
      <w:proofErr w:type="gramEnd"/>
      <w:r>
        <w:t xml:space="preserve"> a lot to go back and be the kind of cousin who kept asking anyway.</w:t>
      </w:r>
    </w:p>
    <w:p w14:paraId="4D82DDFF" w14:textId="7FBF8B7F" w:rsidR="006202CD" w:rsidDel="003912D1" w:rsidRDefault="003D25C0">
      <w:pPr>
        <w:rPr>
          <w:del w:id="37" w:author="Danyelle Briggs" w:date="2026-10-29T10:19:00Z" w16du:dateUtc="2026-10-29T14:19:00Z"/>
        </w:rPr>
      </w:pPr>
      <w:del w:id="38" w:author="Danyelle Briggs" w:date="2026-10-29T10:19:00Z" w16du:dateUtc="2026-10-29T14:19:00Z">
        <w:r w:rsidDel="003912D1">
          <w:pict w14:anchorId="29D4CC55">
            <v:rect id="_x0000_i1124" style="width:0;height:1.5pt" o:hralign="center" o:hrstd="t" o:hr="t"/>
          </w:pict>
        </w:r>
      </w:del>
    </w:p>
    <w:p w14:paraId="308B70B4" w14:textId="13D6E57F" w:rsidR="006202CD" w:rsidDel="003912D1" w:rsidRDefault="003D25C0">
      <w:pPr>
        <w:pStyle w:val="FirstParagraph"/>
        <w:rPr>
          <w:del w:id="39" w:author="Danyelle Briggs" w:date="2026-10-29T10:19:00Z" w16du:dateUtc="2026-10-29T14:19:00Z"/>
        </w:rPr>
      </w:pPr>
      <w:del w:id="40" w:author="Danyelle Briggs" w:date="2026-10-29T10:19:00Z" w16du:dateUtc="2026-10-29T14:19:00Z">
        <w:r w:rsidDel="003912D1">
          <w:delText>Selah was in the kitchen packing roots into a jar and humming</w:delText>
        </w:r>
      </w:del>
      <w:del w:id="41" w:author="Danyelle Briggs" w:date="2026-10-29T10:15:00Z" w16du:dateUtc="2026-10-29T14:15:00Z">
        <w:r w:rsidDel="005D5372">
          <w:delText>. S</w:delText>
        </w:r>
        <w:r w:rsidDel="005D5372">
          <w:delText>ame six notes. She’d been humming them since breakfast, which was never a good sign, and she</w:delText>
        </w:r>
      </w:del>
      <w:del w:id="42" w:author="Danyelle Briggs" w:date="2026-10-29T10:19:00Z" w16du:dateUtc="2026-10-29T14:19:00Z">
        <w:r w:rsidDel="003912D1">
          <w:delText xml:space="preserve"> didn’t stop when Isola came in, which was a worse </w:delText>
        </w:r>
      </w:del>
      <w:del w:id="43" w:author="Danyelle Briggs" w:date="2026-10-29T10:15:00Z" w16du:dateUtc="2026-10-29T14:15:00Z">
        <w:r w:rsidDel="005D5372">
          <w:delText>one.</w:delText>
        </w:r>
      </w:del>
    </w:p>
    <w:p w14:paraId="706F86E6" w14:textId="4088CA40" w:rsidR="006202CD" w:rsidDel="003912D1" w:rsidRDefault="003D25C0">
      <w:pPr>
        <w:pStyle w:val="BodyText"/>
        <w:rPr>
          <w:del w:id="44" w:author="Danyelle Briggs" w:date="2026-10-29T10:19:00Z" w16du:dateUtc="2026-10-29T14:19:00Z"/>
        </w:rPr>
      </w:pPr>
      <w:del w:id="45" w:author="Danyelle Briggs" w:date="2026-10-29T10:19:00Z" w16du:dateUtc="2026-10-29T14:19:00Z">
        <w:r w:rsidDel="003912D1">
          <w:delText>“I’m going for the salt.”</w:delText>
        </w:r>
      </w:del>
    </w:p>
    <w:p w14:paraId="019719C6" w14:textId="43169C02" w:rsidR="006202CD" w:rsidDel="003912D1" w:rsidRDefault="003D25C0">
      <w:pPr>
        <w:pStyle w:val="BodyText"/>
        <w:rPr>
          <w:del w:id="46" w:author="Danyelle Briggs" w:date="2026-10-29T10:19:00Z" w16du:dateUtc="2026-10-29T14:19:00Z"/>
        </w:rPr>
      </w:pPr>
      <w:del w:id="47" w:author="Danyelle Briggs" w:date="2026-10-29T10:19:00Z" w16du:dateUtc="2026-10-29T14:19:00Z">
        <w:r w:rsidDel="003912D1">
          <w:delText>Her mother wiped her hands on her apron, pulled the order slip out of her pocket, an</w:delText>
        </w:r>
      </w:del>
      <w:del w:id="48" w:author="Danyelle Briggs" w:date="2026-10-29T10:16:00Z" w16du:dateUtc="2026-10-29T14:16:00Z">
        <w:r w:rsidDel="005D5372">
          <w:delText xml:space="preserve">d </w:delText>
        </w:r>
        <w:r w:rsidDel="005D5372">
          <w:delText>held it. Didn’t hand it over. Just held it and looked at Isola with the same look she’d given her over the dishes, the one that saw straight through your skin to whatever you’d shoved in your pockets.</w:delText>
        </w:r>
      </w:del>
    </w:p>
    <w:p w14:paraId="1CC469EB" w14:textId="24FE1067" w:rsidR="006202CD" w:rsidDel="003912D1" w:rsidRDefault="003D25C0">
      <w:pPr>
        <w:pStyle w:val="BodyText"/>
        <w:rPr>
          <w:del w:id="49" w:author="Danyelle Briggs" w:date="2026-10-29T10:19:00Z" w16du:dateUtc="2026-10-29T14:19:00Z"/>
        </w:rPr>
      </w:pPr>
      <w:del w:id="50" w:author="Danyelle Briggs" w:date="2026-10-29T10:16:00Z" w16du:dateUtc="2026-10-29T14:16:00Z">
        <w:r w:rsidDel="005D5372">
          <w:delText xml:space="preserve">Then she put the slip in Isola’s hand. </w:delText>
        </w:r>
      </w:del>
      <w:del w:id="51" w:author="Danyelle Briggs" w:date="2026-10-29T10:19:00Z" w16du:dateUtc="2026-10-29T14:19:00Z">
        <w:r w:rsidDel="003912D1">
          <w:delText>“Pell. Not nobody else.”</w:delText>
        </w:r>
      </w:del>
    </w:p>
    <w:p w14:paraId="36201D90" w14:textId="2F0309C3" w:rsidR="006202CD" w:rsidDel="003912D1" w:rsidRDefault="003D25C0">
      <w:pPr>
        <w:pStyle w:val="BodyText"/>
        <w:rPr>
          <w:del w:id="52" w:author="Danyelle Briggs" w:date="2026-10-29T10:19:00Z" w16du:dateUtc="2026-10-29T14:19:00Z"/>
        </w:rPr>
      </w:pPr>
      <w:del w:id="53" w:author="Danyelle Briggs" w:date="2026-10-29T10:19:00Z" w16du:dateUtc="2026-10-29T14:19:00Z">
        <w:r w:rsidDel="003912D1">
          <w:delText>“I know.”</w:delText>
        </w:r>
      </w:del>
    </w:p>
    <w:p w14:paraId="091ADD58" w14:textId="12BE66F1" w:rsidR="006202CD" w:rsidDel="003912D1" w:rsidRDefault="003D25C0">
      <w:pPr>
        <w:pStyle w:val="BodyText"/>
        <w:rPr>
          <w:del w:id="54" w:author="Danyelle Briggs" w:date="2026-10-29T10:19:00Z" w16du:dateUtc="2026-10-29T14:19:00Z"/>
        </w:rPr>
      </w:pPr>
      <w:del w:id="55" w:author="Danyelle Briggs" w:date="2026-10-29T10:19:00Z" w16du:dateUtc="2026-10-29T14:19:00Z">
        <w:r w:rsidDel="003912D1">
          <w:delText>“Funeral grade.”</w:delText>
        </w:r>
      </w:del>
    </w:p>
    <w:p w14:paraId="66AA216E" w14:textId="7A2A11E6" w:rsidR="006202CD" w:rsidDel="003912D1" w:rsidRDefault="003D25C0">
      <w:pPr>
        <w:pStyle w:val="BodyText"/>
        <w:rPr>
          <w:del w:id="56" w:author="Danyelle Briggs" w:date="2026-10-29T10:19:00Z" w16du:dateUtc="2026-10-29T14:19:00Z"/>
        </w:rPr>
      </w:pPr>
      <w:del w:id="57" w:author="Danyelle Briggs" w:date="2026-10-29T10:19:00Z" w16du:dateUtc="2026-10-29T14:19:00Z">
        <w:r w:rsidDel="003912D1">
          <w:delText xml:space="preserve">“Mama. I </w:delText>
        </w:r>
        <w:r w:rsidDel="003912D1">
          <w:rPr>
            <w:i/>
            <w:iCs/>
          </w:rPr>
          <w:delText>know</w:delText>
        </w:r>
        <w:r w:rsidDel="003912D1">
          <w:delText>.”</w:delText>
        </w:r>
      </w:del>
    </w:p>
    <w:p w14:paraId="27D15619" w14:textId="2F3EFCE1" w:rsidR="006202CD" w:rsidDel="003912D1" w:rsidRDefault="003D25C0">
      <w:pPr>
        <w:pStyle w:val="BodyText"/>
        <w:rPr>
          <w:del w:id="58" w:author="Danyelle Briggs" w:date="2026-10-29T10:19:00Z" w16du:dateUtc="2026-10-29T14:19:00Z"/>
        </w:rPr>
      </w:pPr>
      <w:del w:id="59" w:author="Danyelle Briggs" w:date="2026-10-29T10:19:00Z" w16du:dateUtc="2026-10-29T14:19:00Z">
        <w:r w:rsidDel="003912D1">
          <w:delText>“Then you ain’t got nothing to worry about.” Selah went back to her jar.</w:delText>
        </w:r>
      </w:del>
    </w:p>
    <w:p w14:paraId="24E0CE75" w14:textId="55476358" w:rsidR="006202CD" w:rsidDel="003912D1" w:rsidRDefault="003D25C0">
      <w:pPr>
        <w:pStyle w:val="BodyText"/>
        <w:rPr>
          <w:del w:id="60" w:author="Danyelle Briggs" w:date="2026-10-29T10:19:00Z" w16du:dateUtc="2026-10-29T14:19:00Z"/>
        </w:rPr>
      </w:pPr>
      <w:del w:id="61" w:author="Danyelle Briggs" w:date="2026-10-29T10:19:00Z" w16du:dateUtc="2026-10-29T14:19:00Z">
        <w:r w:rsidDel="003912D1">
          <w:lastRenderedPageBreak/>
          <w:delText xml:space="preserve">Selah Wraithmoor did not repeat herself. If she </w:delText>
        </w:r>
      </w:del>
      <w:del w:id="62" w:author="Danyelle Briggs" w:date="2026-10-29T10:17:00Z" w16du:dateUtc="2026-10-29T14:17:00Z">
        <w:r w:rsidDel="00BC2413">
          <w:delText>was saying a thing twice, she was talking about</w:delText>
        </w:r>
      </w:del>
      <w:del w:id="63" w:author="Danyelle Briggs" w:date="2026-10-29T10:19:00Z" w16du:dateUtc="2026-10-29T14:19:00Z">
        <w:r w:rsidDel="003912D1">
          <w:delText xml:space="preserve"> something else entirely, and everybody in this house had learned that by age six. Isola put the slip in her front pocket where she’d see it every time she reached for money, and set Micah’s phone face down on the counter.</w:delText>
        </w:r>
      </w:del>
    </w:p>
    <w:p w14:paraId="5F5D1C05" w14:textId="58303A5A" w:rsidR="006202CD" w:rsidDel="003912D1" w:rsidRDefault="003D25C0">
      <w:pPr>
        <w:pStyle w:val="BodyText"/>
        <w:rPr>
          <w:del w:id="64" w:author="Danyelle Briggs" w:date="2026-10-29T10:19:00Z" w16du:dateUtc="2026-10-29T14:19:00Z"/>
        </w:rPr>
      </w:pPr>
      <w:del w:id="65" w:author="Danyelle Briggs" w:date="2026-10-29T10:19:00Z" w16du:dateUtc="2026-10-29T14:19:00Z">
        <w:r w:rsidDel="003912D1">
          <w:delText>Selah looked at the phone. Then at Isola. Then, without a word, she slid the jar of roots right on top of it.</w:delText>
        </w:r>
      </w:del>
    </w:p>
    <w:p w14:paraId="1208CA87" w14:textId="7E33FE43" w:rsidR="006202CD" w:rsidDel="003912D1" w:rsidRDefault="003D25C0">
      <w:pPr>
        <w:pStyle w:val="BodyText"/>
        <w:rPr>
          <w:del w:id="66" w:author="Danyelle Briggs" w:date="2026-10-29T10:19:00Z" w16du:dateUtc="2026-10-29T14:19:00Z"/>
        </w:rPr>
      </w:pPr>
      <w:del w:id="67" w:author="Danyelle Briggs" w:date="2026-10-29T10:19:00Z" w16du:dateUtc="2026-10-29T14:19:00Z">
        <w:r w:rsidDel="003912D1">
          <w:delText>Better than a lock. Micah wasn’t brave enough to move Selah’s jar.</w:delText>
        </w:r>
      </w:del>
    </w:p>
    <w:p w14:paraId="764E674B" w14:textId="58018581" w:rsidR="006202CD" w:rsidDel="003912D1" w:rsidRDefault="003D25C0">
      <w:pPr>
        <w:pStyle w:val="BodyText"/>
        <w:rPr>
          <w:del w:id="68" w:author="Danyelle Briggs" w:date="2026-10-29T10:19:00Z" w16du:dateUtc="2026-10-29T14:19:00Z"/>
        </w:rPr>
      </w:pPr>
      <w:del w:id="69" w:author="Danyelle Briggs" w:date="2026-10-29T10:19:00Z" w16du:dateUtc="2026-10-29T14:19:00Z">
        <w:r w:rsidDel="003912D1">
          <w:delText>Tevin’s door was shut on her way out. She didn’t knock. Knocking would just tell him she was leaving, and Tevin knowing she was gone was how Tevin ended up somewhere he shouldn’t be. His route coat was still hanging off the chair in the front room where she’d made him drop it.</w:delText>
        </w:r>
      </w:del>
    </w:p>
    <w:p w14:paraId="38DDA8AD" w14:textId="2F2BD848" w:rsidR="006202CD" w:rsidDel="003912D1" w:rsidRDefault="003D25C0">
      <w:pPr>
        <w:pStyle w:val="BodyText"/>
        <w:rPr>
          <w:del w:id="70" w:author="Danyelle Briggs" w:date="2026-10-29T10:19:00Z" w16du:dateUtc="2026-10-29T14:19:00Z"/>
        </w:rPr>
      </w:pPr>
      <w:del w:id="71" w:author="Danyelle Briggs" w:date="2026-10-29T10:19:00Z" w16du:dateUtc="2026-10-29T14:19:00Z">
        <w:r w:rsidDel="003912D1">
          <w:delText>Good. Stay mad in the spare room, cousin. Mad in the spare room never hurt anybody.</w:delText>
        </w:r>
      </w:del>
    </w:p>
    <w:p w14:paraId="2A9CB536" w14:textId="77777777" w:rsidR="006202CD" w:rsidRDefault="003D25C0">
      <w:r>
        <w:pict w14:anchorId="63AFB351">
          <v:rect id="_x0000_i1125" style="width:0;height:1.5pt" o:hralign="center" o:hrstd="t" o:hr="t"/>
        </w:pict>
      </w:r>
    </w:p>
    <w:p w14:paraId="58E0B394" w14:textId="77777777" w:rsidR="006202CD" w:rsidRDefault="003D25C0">
      <w:pPr>
        <w:pStyle w:val="FirstParagraph"/>
      </w:pPr>
      <w:r>
        <w:t>Mother Rae’s token hung on a cord under Isola’s shirt. Brass, worn soft at the edges, with marks on its face Rae had never bothered to teach her to read. Isola had never bothered to ask. Rae answered questions when Rae felt like it, which was roughly never, and the token worked fine without Isola understanding it. Most things in her life did.</w:t>
      </w:r>
    </w:p>
    <w:p w14:paraId="3F56223C" w14:textId="664F448F" w:rsidR="006202CD" w:rsidRDefault="003D25C0">
      <w:pPr>
        <w:pStyle w:val="BodyText"/>
      </w:pPr>
      <w:r>
        <w:t xml:space="preserve">She held it in her fist all the way down the cliff stairs. Past the shrine on the second landing, where somebody had left a cup of tea for the dead that had gone grey with dust. Past the women hauling water up from the cisterns, one of whom asked after Selah without slowing down. Isola said Selah was fine without slowing down either. </w:t>
      </w:r>
      <w:del w:id="72" w:author="Danyelle Briggs" w:date="2026-10-29T10:20:00Z" w16du:dateUtc="2026-10-29T14:20:00Z">
        <w:r w:rsidDel="009A25EB">
          <w:delText xml:space="preserve">That was the whole conversation, and it was a full one. </w:delText>
        </w:r>
      </w:del>
      <w:r>
        <w:t xml:space="preserve">In Ashvein, </w:t>
      </w:r>
      <w:r>
        <w:rPr>
          <w:i/>
          <w:iCs/>
        </w:rPr>
        <w:t>how’s your mama</w:t>
      </w:r>
      <w:r>
        <w:t xml:space="preserve"> meant </w:t>
      </w:r>
      <w:r>
        <w:rPr>
          <w:i/>
          <w:iCs/>
        </w:rPr>
        <w:t>I see you and I’ll notice if you don’t come back up</w:t>
      </w:r>
      <w:r>
        <w:t>.</w:t>
      </w:r>
    </w:p>
    <w:p w14:paraId="666C4018" w14:textId="77777777" w:rsidR="006202CD" w:rsidRDefault="003D25C0">
      <w:pPr>
        <w:pStyle w:val="BodyText"/>
      </w:pPr>
      <w:r>
        <w:t>The stairs were free. The lift wasn’t. She’d pay for the lift on the way home if the salt was heavy, and not one second before.</w:t>
      </w:r>
    </w:p>
    <w:p w14:paraId="61E3D2ED" w14:textId="77777777" w:rsidR="006202CD" w:rsidRDefault="003D25C0">
      <w:pPr>
        <w:pStyle w:val="BodyText"/>
      </w:pPr>
      <w:r>
        <w:t>The chasm bridge was packed with people trying to get across before the mist came up. A boy at the head of the span selling grounding charms told everybody who’d listen that it had come up twice already today and three people had frozen dead in the middle because they couldn’t find the rail. He told it like a sales pitch. Isola didn’t buy a charm. She could see the rail fine. She could see the whole black stone arch of the bridge, the violet glow breathing up out of the vent beneath it, and the guard post a</w:t>
      </w:r>
      <w:r>
        <w:t>t the Shadowmere end with its lamp and its line.</w:t>
      </w:r>
    </w:p>
    <w:p w14:paraId="7C1FB1C0" w14:textId="77777777" w:rsidR="006202CD" w:rsidRDefault="003D25C0">
      <w:pPr>
        <w:pStyle w:val="BodyText"/>
      </w:pPr>
      <w:r>
        <w:t>The line crawled. The guard was a big man in a mercenary coat with half his buttons gone and a route scanner on a chain around his neck. In front of him, set into the counter, sat the metal plate.</w:t>
      </w:r>
    </w:p>
    <w:p w14:paraId="66F302EA" w14:textId="3AA54B15" w:rsidR="006202CD" w:rsidRDefault="003D25C0">
      <w:pPr>
        <w:pStyle w:val="BodyText"/>
      </w:pPr>
      <w:r>
        <w:t xml:space="preserve">The woman ahead of Isola pricked her thumb on the needle beside it without being told and pressed it down. The guard watched the plate drink until it was satisfied. The boy behind her </w:t>
      </w:r>
      <w:r>
        <w:lastRenderedPageBreak/>
        <w:t>didn’t have blood to spare, or didn’t want to spare it, so he gave a crew name instead and swore to run for them whenever they called.</w:t>
      </w:r>
      <w:ins w:id="73" w:author="Danyelle Briggs" w:date="2026-10-29T10:21:00Z" w16du:dateUtc="2026-10-29T14:21:00Z">
        <w:r w:rsidR="00AA3FA4">
          <w:t xml:space="preserve"> </w:t>
        </w:r>
      </w:ins>
    </w:p>
    <w:p w14:paraId="13C3C811" w14:textId="632D23BB" w:rsidR="006202CD" w:rsidRDefault="003D25C0">
      <w:pPr>
        <w:pStyle w:val="BodyText"/>
      </w:pPr>
      <w:r>
        <w:t xml:space="preserve">Isola knew that crew. East gate. She watched the boy walk out onto the bridge like he’d gotten a bargain, and she hoped somebody at home loved him enough to beat his </w:t>
      </w:r>
      <w:del w:id="74" w:author="Danyelle Briggs" w:date="2026-10-29T10:21:00Z" w16du:dateUtc="2026-10-29T14:21:00Z">
        <w:r w:rsidDel="00AA3FA4">
          <w:delText xml:space="preserve">behind </w:delText>
        </w:r>
      </w:del>
      <w:ins w:id="75" w:author="Danyelle Briggs" w:date="2026-10-29T10:21:00Z" w16du:dateUtc="2026-10-29T14:21:00Z">
        <w:r w:rsidR="00AA3FA4">
          <w:t>ass</w:t>
        </w:r>
        <w:r w:rsidR="00AA3FA4">
          <w:t xml:space="preserve"> </w:t>
        </w:r>
      </w:ins>
      <w:r>
        <w:t>for it.</w:t>
      </w:r>
    </w:p>
    <w:p w14:paraId="58DEEDB8" w14:textId="77777777" w:rsidR="006202CD" w:rsidRDefault="003D25C0">
      <w:pPr>
        <w:pStyle w:val="BodyText"/>
      </w:pPr>
      <w:r>
        <w:t>She’d bled on that plate herself, once. Before Rae gave her the cord.</w:t>
      </w:r>
    </w:p>
    <w:p w14:paraId="7B5298DC" w14:textId="0E240945" w:rsidR="006202CD" w:rsidRDefault="003D25C0">
      <w:pPr>
        <w:pStyle w:val="BodyText"/>
      </w:pPr>
      <w:r>
        <w:t>She stepped up and opened her fist. The guard looked at the token, ran the scanner over it, and got the short flat beep she’d been waiting on. He jerked his chin toward Shadowmere without asking wh</w:t>
      </w:r>
      <w:ins w:id="76" w:author="Danyelle Briggs" w:date="2026-10-29T10:21:00Z" w16du:dateUtc="2026-10-29T14:21:00Z">
        <w:r w:rsidR="00AA3FA4">
          <w:t xml:space="preserve">at business she had going down a tier. Isola exhaled. Normally they’d ask if you were going up, but these days, </w:t>
        </w:r>
      </w:ins>
      <w:ins w:id="77" w:author="Danyelle Briggs" w:date="2026-10-29T10:22:00Z" w16du:dateUtc="2026-10-29T14:22:00Z">
        <w:r w:rsidR="00AA3FA4">
          <w:t xml:space="preserve">even going down </w:t>
        </w:r>
        <w:proofErr w:type="gramStart"/>
        <w:r w:rsidR="00AA3FA4">
          <w:t>was starting</w:t>
        </w:r>
        <w:proofErr w:type="gramEnd"/>
        <w:r w:rsidR="00AA3FA4">
          <w:t xml:space="preserve"> to cause problems for the people of the Underside. </w:t>
        </w:r>
      </w:ins>
      <w:del w:id="78" w:author="Danyelle Briggs" w:date="2026-10-29T10:21:00Z" w16du:dateUtc="2026-10-29T14:21:00Z">
        <w:r w:rsidDel="00AA3FA4">
          <w:delText xml:space="preserve">ere she was </w:delText>
        </w:r>
        <w:r w:rsidDel="00AA3FA4">
          <w:delText xml:space="preserve">going </w:delText>
        </w:r>
      </w:del>
      <w:del w:id="79" w:author="Danyelle Briggs" w:date="2026-10-29T10:22:00Z" w16du:dateUtc="2026-10-29T14:22:00Z">
        <w:r w:rsidDel="00AA3FA4">
          <w:delText>or what was in her skirt.</w:delText>
        </w:r>
      </w:del>
    </w:p>
    <w:p w14:paraId="2ABF3B24" w14:textId="08CF8720" w:rsidR="006202CD" w:rsidDel="00F01846" w:rsidRDefault="003D25C0">
      <w:pPr>
        <w:pStyle w:val="BodyText"/>
        <w:rPr>
          <w:del w:id="80" w:author="Danyelle Briggs" w:date="2026-10-29T10:22:00Z" w16du:dateUtc="2026-10-29T14:22:00Z"/>
        </w:rPr>
      </w:pPr>
      <w:del w:id="81" w:author="Danyelle Briggs" w:date="2026-10-29T10:22:00Z" w16du:dateUtc="2026-10-29T14:22:00Z">
        <w:r w:rsidDel="00F01846">
          <w:delText>She kept her free hand on her bag strap the whole time. Nowhere near the pocket. She had no idea whether a scanner that read tokens could read anything else, and she was not about to find out by patting her own hip in front of it like a fool.</w:delText>
        </w:r>
      </w:del>
    </w:p>
    <w:p w14:paraId="054C9A71" w14:textId="62FEC355" w:rsidR="006202CD" w:rsidDel="00F01846" w:rsidRDefault="003D25C0">
      <w:pPr>
        <w:rPr>
          <w:del w:id="82" w:author="Danyelle Briggs" w:date="2026-10-29T10:22:00Z" w16du:dateUtc="2026-10-29T14:22:00Z"/>
        </w:rPr>
      </w:pPr>
      <w:del w:id="83" w:author="Danyelle Briggs" w:date="2026-10-29T10:22:00Z" w16du:dateUtc="2026-10-29T14:22:00Z">
        <w:r w:rsidDel="00F01846">
          <w:pict w14:anchorId="667F0D7B">
            <v:rect id="_x0000_i1126" style="width:0;height:1.5pt" o:hralign="center" o:hrstd="t" o:hr="t"/>
          </w:pict>
        </w:r>
      </w:del>
    </w:p>
    <w:p w14:paraId="66CD83AA" w14:textId="1C5DF59A" w:rsidR="006202CD" w:rsidRDefault="003D25C0">
      <w:pPr>
        <w:pStyle w:val="FirstParagraph"/>
      </w:pPr>
      <w:r>
        <w:t xml:space="preserve">Isola </w:t>
      </w:r>
      <w:proofErr w:type="spellStart"/>
      <w:r>
        <w:t>did</w:t>
      </w:r>
      <w:ins w:id="84" w:author="Danyelle Briggs" w:date="2026-10-29T10:22:00Z" w16du:dateUtc="2026-10-29T14:22:00Z">
        <w:r w:rsidR="00F01846">
          <w:t>n’t</w:t>
        </w:r>
      </w:ins>
      <w:del w:id="85" w:author="Danyelle Briggs" w:date="2026-10-29T10:22:00Z" w16du:dateUtc="2026-10-29T14:22:00Z">
        <w:r w:rsidDel="00F01846">
          <w:delText xml:space="preserve"> </w:delText>
        </w:r>
        <w:r w:rsidDel="00F01846">
          <w:delText xml:space="preserve">not </w:delText>
        </w:r>
      </w:del>
      <w:r>
        <w:t>like</w:t>
      </w:r>
      <w:proofErr w:type="spellEnd"/>
      <w:r>
        <w:t xml:space="preserve"> Shadowmere.</w:t>
      </w:r>
    </w:p>
    <w:p w14:paraId="75410DCF" w14:textId="31F16E9A" w:rsidR="006202CD" w:rsidRDefault="003D25C0">
      <w:pPr>
        <w:pStyle w:val="BodyText"/>
      </w:pPr>
      <w:r>
        <w:t xml:space="preserve">Nobody at home did, so she’d never had to explain it, but if </w:t>
      </w:r>
      <w:r>
        <w:t>somebody had made her</w:t>
      </w:r>
      <w:r>
        <w:t>, she’d have said this: in Ashvein, crews wore their colors where you could see them. You knew whose corner you were standing on before your feet hit it, and if you didn’t, somebody’s auntie would lean out a window</w:t>
      </w:r>
      <w:del w:id="86" w:author="Danyelle Briggs" w:date="2026-10-29T10:23:00Z" w16du:dateUtc="2026-10-29T14:23:00Z">
        <w:r w:rsidDel="0000003F">
          <w:delText xml:space="preserve"> and tell you, and then tell your mama you’d</w:delText>
        </w:r>
      </w:del>
      <w:ins w:id="87" w:author="Danyelle Briggs" w:date="2026-10-29T10:23:00Z" w16du:dateUtc="2026-10-29T14:23:00Z">
        <w:r w:rsidR="0000003F">
          <w:t>, tell you, and then tell your mama you</w:t>
        </w:r>
      </w:ins>
      <w:r>
        <w:t xml:space="preserve"> needed </w:t>
      </w:r>
      <w:proofErr w:type="gramStart"/>
      <w:r>
        <w:t>telling</w:t>
      </w:r>
      <w:proofErr w:type="gramEnd"/>
      <w:r>
        <w:t>.</w:t>
      </w:r>
    </w:p>
    <w:p w14:paraId="5BBBC478" w14:textId="1495B3B2" w:rsidR="006202CD" w:rsidRDefault="003D25C0">
      <w:pPr>
        <w:pStyle w:val="BodyText"/>
      </w:pPr>
      <w:r>
        <w:t>Shadowmere didn’t have aunties in windows. It had neon and violet mist and rain falling out of solid rock, which was ridiculous and showed</w:t>
      </w:r>
      <w:ins w:id="88" w:author="Danyelle Briggs" w:date="2026-10-29T10:23:00Z" w16du:dateUtc="2026-10-29T14:23:00Z">
        <w:r w:rsidR="00FB0A09">
          <w:t xml:space="preserve"> everyone just how deep underground they really were. </w:t>
        </w:r>
      </w:ins>
      <w:del w:id="89" w:author="Danyelle Briggs" w:date="2026-10-29T10:23:00Z" w16du:dateUtc="2026-10-29T14:23:00Z">
        <w:r w:rsidDel="00FB0A09">
          <w:delText xml:space="preserve"> </w:delText>
        </w:r>
        <w:r w:rsidDel="00FB0A09">
          <w:delText>off</w:delText>
        </w:r>
        <w:r w:rsidDel="00FB0A09">
          <w:delText>, and it</w:delText>
        </w:r>
      </w:del>
      <w:del w:id="90" w:author="Danyelle Briggs" w:date="2026-10-29T10:24:00Z" w16du:dateUtc="2026-10-29T14:24:00Z">
        <w:r w:rsidDel="00DB63B1">
          <w:delText xml:space="preserve"> had people who smiled at you while they figured out what you were worth.</w:delText>
        </w:r>
      </w:del>
      <w:r>
        <w:t xml:space="preserve"> Down here, nobody told you who owned the street until you owed it something. Everything was for sale, and most of it was for sale twice.</w:t>
      </w:r>
    </w:p>
    <w:p w14:paraId="4D6D1C9D" w14:textId="77777777" w:rsidR="006202CD" w:rsidRDefault="003D25C0">
      <w:pPr>
        <w:pStyle w:val="BodyText"/>
      </w:pPr>
      <w:r>
        <w:rPr>
          <w:i/>
          <w:iCs/>
        </w:rPr>
        <w:t>Running errands or something,</w:t>
      </w:r>
      <w:r>
        <w:t xml:space="preserve"> Selah had said about Asha this morning.</w:t>
      </w:r>
    </w:p>
    <w:p w14:paraId="6DEF97E3" w14:textId="77777777" w:rsidR="006202CD" w:rsidRDefault="003D25C0">
      <w:pPr>
        <w:pStyle w:val="BodyText"/>
      </w:pPr>
      <w:r>
        <w:t>Errands. Sure.</w:t>
      </w:r>
    </w:p>
    <w:p w14:paraId="1BA2CC0A" w14:textId="77777777" w:rsidR="006202CD" w:rsidRDefault="003D25C0">
      <w:pPr>
        <w:pStyle w:val="BodyText"/>
      </w:pPr>
      <w:r>
        <w:t>Isola had a fake coin in her skirt that said otherwise. Whatever Asha had been running, it ran through here.</w:t>
      </w:r>
    </w:p>
    <w:p w14:paraId="4F7A56C0" w14:textId="756FE60F" w:rsidR="006202CD" w:rsidDel="00046DF7" w:rsidRDefault="003D25C0">
      <w:pPr>
        <w:pStyle w:val="BodyText"/>
        <w:rPr>
          <w:del w:id="91" w:author="Danyelle Briggs" w:date="2026-10-29T10:25:00Z" w16du:dateUtc="2026-10-29T14:25:00Z"/>
        </w:rPr>
      </w:pPr>
      <w:proofErr w:type="gramStart"/>
      <w:r>
        <w:t>So</w:t>
      </w:r>
      <w:proofErr w:type="gramEnd"/>
      <w:r>
        <w:t xml:space="preserve"> before she did one thing for Rae, she was going to find out exactly what her cousin had left lying in that bag.</w:t>
      </w:r>
    </w:p>
    <w:p w14:paraId="235EE9A8" w14:textId="0219A6AF" w:rsidR="006202CD" w:rsidRDefault="003D25C0" w:rsidP="00046DF7">
      <w:pPr>
        <w:pStyle w:val="BodyText"/>
        <w:pPrChange w:id="92" w:author="Danyelle Briggs" w:date="2026-10-29T10:25:00Z" w16du:dateUtc="2026-10-29T14:25:00Z">
          <w:pPr/>
        </w:pPrChange>
      </w:pPr>
      <w:del w:id="93" w:author="Danyelle Briggs" w:date="2026-10-29T10:25:00Z" w16du:dateUtc="2026-10-29T14:25:00Z">
        <w:r w:rsidDel="00046DF7">
          <w:pict w14:anchorId="33350678">
            <v:rect id="_x0000_i1127" style="width:0;height:1.5pt" o:hralign="center" o:hrstd="t" o:hr="t"/>
          </w:pict>
        </w:r>
      </w:del>
    </w:p>
    <w:p w14:paraId="0B3686B6" w14:textId="65DC7F48" w:rsidR="006202CD" w:rsidRDefault="003D25C0">
      <w:pPr>
        <w:pStyle w:val="FirstParagraph"/>
        <w:rPr>
          <w:ins w:id="94" w:author="Danyelle Briggs" w:date="2026-10-29T10:25:00Z" w16du:dateUtc="2026-10-29T14:25:00Z"/>
        </w:rPr>
      </w:pPr>
      <w:r>
        <w:lastRenderedPageBreak/>
        <w:t>The assayer kept a stall at the inside edge of the Back Market, under a stone arch where the rain couldn’t get at her scales. Isola had stood at that counter twice before, both times holding a cloth bundle of melted shadow-silver for Rae</w:t>
      </w:r>
      <w:ins w:id="95" w:author="Danyelle Briggs" w:date="2026-10-29T10:25:00Z" w16du:dateUtc="2026-10-29T14:25:00Z">
        <w:r w:rsidR="00046DF7">
          <w:t xml:space="preserve">. The woman had weighed it </w:t>
        </w:r>
        <w:proofErr w:type="spellStart"/>
        <w:r w:rsidR="00046DF7">
          <w:t>on</w:t>
        </w:r>
      </w:ins>
      <w:del w:id="96" w:author="Danyelle Briggs" w:date="2026-10-29T10:25:00Z" w16du:dateUtc="2026-10-29T14:25:00Z">
        <w:r w:rsidDel="00046DF7">
          <w:delText xml:space="preserve"> and watching the woman </w:delText>
        </w:r>
        <w:r w:rsidDel="00046DF7">
          <w:delText xml:space="preserve">weigh it on </w:delText>
        </w:r>
      </w:del>
      <w:r>
        <w:t>a</w:t>
      </w:r>
      <w:proofErr w:type="spellEnd"/>
      <w:r>
        <w:t xml:space="preserve"> brass scale with weights the size of baby teeth. She could weigh anything. Scrapings, filings, coins that had been through a fire. She’d put on her loupes and tell you what it was worth, and in all the time Isola had watched, she had never once asked a single soul where anything came from.</w:t>
      </w:r>
    </w:p>
    <w:p w14:paraId="0E0C32EA" w14:textId="4D76EF4C" w:rsidR="00046DF7" w:rsidRPr="00046DF7" w:rsidRDefault="00046DF7" w:rsidP="00046DF7">
      <w:pPr>
        <w:pStyle w:val="BodyText"/>
        <w:pPrChange w:id="97" w:author="Danyelle Briggs" w:date="2026-10-29T10:25:00Z" w16du:dateUtc="2026-10-29T14:25:00Z">
          <w:pPr>
            <w:pStyle w:val="FirstParagraph"/>
          </w:pPr>
        </w:pPrChange>
      </w:pPr>
      <w:ins w:id="98" w:author="Danyelle Briggs" w:date="2026-10-29T10:25:00Z" w16du:dateUtc="2026-10-29T14:25:00Z">
        <w:r>
          <w:t xml:space="preserve">It’s why Isola knew she could go there. </w:t>
        </w:r>
      </w:ins>
    </w:p>
    <w:p w14:paraId="45DA9BD4" w14:textId="6A002BBD" w:rsidR="006202CD" w:rsidDel="001C750B" w:rsidRDefault="003D25C0">
      <w:pPr>
        <w:pStyle w:val="BodyText"/>
        <w:rPr>
          <w:del w:id="99" w:author="Danyelle Briggs" w:date="2026-10-29T10:26:00Z" w16du:dateUtc="2026-10-29T14:26:00Z"/>
        </w:rPr>
      </w:pPr>
      <w:del w:id="100" w:author="Danyelle Briggs" w:date="2026-10-29T10:26:00Z" w16du:dateUtc="2026-10-29T14:26:00Z">
        <w:r w:rsidDel="001C750B">
          <w:delText>That was the whole reason to come here.</w:delText>
        </w:r>
      </w:del>
    </w:p>
    <w:p w14:paraId="6E98F831" w14:textId="7FE8FFF8" w:rsidR="006202CD" w:rsidDel="001C750B" w:rsidRDefault="003D25C0">
      <w:pPr>
        <w:pStyle w:val="BodyText"/>
        <w:rPr>
          <w:del w:id="101" w:author="Danyelle Briggs" w:date="2026-10-29T10:27:00Z" w16du:dateUtc="2026-10-29T14:27:00Z"/>
        </w:rPr>
      </w:pPr>
      <w:r>
        <w:t xml:space="preserve">The woman was busy telling a man in a dock coat that his silver was mostly lead. He argued. He lost. He left. Isola stepped up, laid her hand on the </w:t>
      </w:r>
      <w:proofErr w:type="gramStart"/>
      <w:r>
        <w:t>counter palm down</w:t>
      </w:r>
      <w:proofErr w:type="gramEnd"/>
      <w:r>
        <w:t>, and turned it over</w:t>
      </w:r>
      <w:ins w:id="102" w:author="Danyelle Briggs" w:date="2026-10-29T10:27:00Z" w16du:dateUtc="2026-10-29T14:27:00Z">
        <w:r w:rsidR="001C750B">
          <w:t xml:space="preserve">. </w:t>
        </w:r>
      </w:ins>
      <w:del w:id="103" w:author="Danyelle Briggs" w:date="2026-10-29T10:27:00Z" w16du:dateUtc="2026-10-29T14:27:00Z">
        <w:r w:rsidDel="001C750B">
          <w:delText>.</w:delText>
        </w:r>
      </w:del>
    </w:p>
    <w:p w14:paraId="7D766A61" w14:textId="615F2AC4" w:rsidR="006202CD" w:rsidRDefault="003D25C0">
      <w:pPr>
        <w:pStyle w:val="BodyText"/>
      </w:pPr>
      <w:del w:id="104" w:author="Danyelle Briggs" w:date="2026-10-29T10:27:00Z" w16du:dateUtc="2026-10-29T14:27:00Z">
        <w:r w:rsidDel="001C750B">
          <w:delText xml:space="preserve">The coin sat in the middle of her palm. </w:delText>
        </w:r>
      </w:del>
      <w:r>
        <w:t>She kept her thumb along the edge so nobody walking by could see more than a corner.</w:t>
      </w:r>
    </w:p>
    <w:p w14:paraId="42DC11BC" w14:textId="05EF1F86" w:rsidR="006202CD" w:rsidRDefault="003D25C0">
      <w:pPr>
        <w:pStyle w:val="BodyText"/>
      </w:pPr>
      <w:r>
        <w:t xml:space="preserve">The assayer looked at </w:t>
      </w:r>
      <w:del w:id="105" w:author="Danyelle Briggs" w:date="2026-10-29T10:27:00Z" w16du:dateUtc="2026-10-29T14:27:00Z">
        <w:r w:rsidDel="001C750B">
          <w:delText>it</w:delText>
        </w:r>
      </w:del>
      <w:ins w:id="106" w:author="Danyelle Briggs" w:date="2026-10-29T10:27:00Z" w16du:dateUtc="2026-10-29T14:27:00Z">
        <w:r w:rsidR="001C750B">
          <w:t>the coin</w:t>
        </w:r>
        <w:r w:rsidR="005B3B90">
          <w:t xml:space="preserve"> and </w:t>
        </w:r>
      </w:ins>
      <w:del w:id="107" w:author="Danyelle Briggs" w:date="2026-10-29T10:27:00Z" w16du:dateUtc="2026-10-29T14:27:00Z">
        <w:r w:rsidDel="005B3B90">
          <w:delText xml:space="preserve">. She </w:delText>
        </w:r>
      </w:del>
      <w:r>
        <w:t>didn’t pick it up</w:t>
      </w:r>
      <w:ins w:id="108" w:author="Danyelle Briggs" w:date="2026-10-29T10:27:00Z" w16du:dateUtc="2026-10-29T14:27:00Z">
        <w:r w:rsidR="005B3B90">
          <w:t xml:space="preserve"> nor did she </w:t>
        </w:r>
      </w:ins>
      <w:del w:id="109" w:author="Danyelle Briggs" w:date="2026-10-29T10:27:00Z" w16du:dateUtc="2026-10-29T14:27:00Z">
        <w:r w:rsidDel="005B3B90">
          <w:delText xml:space="preserve">. She didn’t </w:delText>
        </w:r>
      </w:del>
      <w:r>
        <w:t>reach for her loupes. She just put two fingers on the lid of her scale case and shut it.</w:t>
      </w:r>
    </w:p>
    <w:p w14:paraId="0FA134F0" w14:textId="77777777" w:rsidR="006202CD" w:rsidRDefault="003D25C0">
      <w:pPr>
        <w:pStyle w:val="BodyText"/>
      </w:pPr>
      <w:r>
        <w:t>“</w:t>
      </w:r>
      <w:r>
        <w:t>I don’t weigh High Heresy.”</w:t>
      </w:r>
    </w:p>
    <w:p w14:paraId="36789449" w14:textId="77777777" w:rsidR="006202CD" w:rsidRDefault="003D25C0">
      <w:pPr>
        <w:pStyle w:val="BodyText"/>
      </w:pPr>
      <w:r>
        <w:t>The man at the next counter, selling charm wire, stopped talking mid-sentence. His customer stopped listening mid-word.</w:t>
      </w:r>
    </w:p>
    <w:p w14:paraId="4ADD77BB" w14:textId="77777777" w:rsidR="006202CD" w:rsidRDefault="003D25C0">
      <w:pPr>
        <w:pStyle w:val="BodyText"/>
      </w:pPr>
      <w:r>
        <w:t>“Get it off my counter.”</w:t>
      </w:r>
    </w:p>
    <w:p w14:paraId="2D471827" w14:textId="77777777" w:rsidR="006202CD" w:rsidRDefault="003D25C0">
      <w:pPr>
        <w:pStyle w:val="BodyText"/>
      </w:pPr>
      <w:r>
        <w:t>Isola closed her hand and took it off the counter.</w:t>
      </w:r>
    </w:p>
    <w:p w14:paraId="1B765421" w14:textId="02064467" w:rsidR="006202CD" w:rsidRDefault="003D25C0">
      <w:pPr>
        <w:pStyle w:val="BodyText"/>
      </w:pPr>
      <w:r>
        <w:t>She walked away slow</w:t>
      </w:r>
      <w:ins w:id="110" w:author="Danyelle Briggs" w:date="2026-10-29T10:27:00Z" w16du:dateUtc="2026-10-29T14:27:00Z">
        <w:r w:rsidR="005B3B90">
          <w:t>ly</w:t>
        </w:r>
      </w:ins>
      <w:r>
        <w:t xml:space="preserve">. Hurrying in the Back Market was the same as standing on a crate and yelling </w:t>
      </w:r>
      <w:r>
        <w:rPr>
          <w:i/>
          <w:iCs/>
        </w:rPr>
        <w:t>follow me</w:t>
      </w:r>
      <w:r>
        <w:t xml:space="preserve">. Her face was hot, and her heart was going like a work bell, </w:t>
      </w:r>
      <w:del w:id="111" w:author="Danyelle Briggs" w:date="2026-10-29T10:27:00Z" w16du:dateUtc="2026-10-29T14:27:00Z">
        <w:r w:rsidDel="005B3B90">
          <w:delText>and she kept her fe</w:delText>
        </w:r>
      </w:del>
      <w:del w:id="112" w:author="Danyelle Briggs" w:date="2026-10-29T10:28:00Z" w16du:dateUtc="2026-10-29T14:28:00Z">
        <w:r w:rsidDel="005B3B90">
          <w:delText>et at a stroll.</w:delText>
        </w:r>
      </w:del>
    </w:p>
    <w:p w14:paraId="2586462A" w14:textId="0FA50BA7" w:rsidR="006202CD" w:rsidRDefault="003D25C0">
      <w:pPr>
        <w:pStyle w:val="BodyText"/>
      </w:pPr>
      <w:r>
        <w:t xml:space="preserve">She’d known what it was since Asha’s room. </w:t>
      </w:r>
      <w:del w:id="113" w:author="Danyelle Briggs" w:date="2026-10-29T10:28:00Z" w16du:dateUtc="2026-10-29T14:28:00Z">
        <w:r w:rsidDel="005B3B90">
          <w:delText xml:space="preserve">She had. </w:delText>
        </w:r>
      </w:del>
      <w:r>
        <w:t xml:space="preserve">But knowing a thing alone in your cousin’s bedroom and hearing a woman who never asked questions say it out loud in front of witnesses were two different </w:t>
      </w:r>
      <w:del w:id="114" w:author="Danyelle Briggs" w:date="2026-10-29T10:28:00Z" w16du:dateUtc="2026-10-29T14:28:00Z">
        <w:r w:rsidDel="005B3B90">
          <w:delText>animals</w:delText>
        </w:r>
      </w:del>
      <w:ins w:id="115" w:author="Danyelle Briggs" w:date="2026-10-29T10:28:00Z" w16du:dateUtc="2026-10-29T14:28:00Z">
        <w:r w:rsidR="005B3B90">
          <w:t>things</w:t>
        </w:r>
      </w:ins>
      <w:r>
        <w:t>.</w:t>
      </w:r>
    </w:p>
    <w:p w14:paraId="2B3E7A5F" w14:textId="6488E9CA" w:rsidR="006202CD" w:rsidRDefault="003D25C0">
      <w:pPr>
        <w:pStyle w:val="BodyText"/>
      </w:pPr>
      <w:r>
        <w:t xml:space="preserve">High Heresy meant the square. </w:t>
      </w:r>
      <w:ins w:id="116" w:author="Danyelle Briggs" w:date="2026-10-29T10:29:00Z" w16du:dateUtc="2026-10-29T14:29:00Z">
        <w:r w:rsidR="00A14840">
          <w:t xml:space="preserve">Once, when Isola was eight, there was a woman </w:t>
        </w:r>
      </w:ins>
      <w:del w:id="117" w:author="Danyelle Briggs" w:date="2026-10-29T10:28:00Z" w16du:dateUtc="2026-10-29T14:28:00Z">
        <w:r w:rsidDel="005B3B90">
          <w:delText xml:space="preserve">It </w:delText>
        </w:r>
      </w:del>
      <w:del w:id="118" w:author="Danyelle Briggs" w:date="2026-10-29T10:29:00Z" w16du:dateUtc="2026-10-29T14:29:00Z">
        <w:r w:rsidDel="00A14840">
          <w:delText xml:space="preserve">meant the woman from </w:delText>
        </w:r>
      </w:del>
      <w:r>
        <w:t xml:space="preserve">the mining district </w:t>
      </w:r>
      <w:ins w:id="119" w:author="Danyelle Briggs" w:date="2026-10-29T10:29:00Z" w16du:dateUtc="2026-10-29T14:29:00Z">
        <w:r w:rsidR="00A14840">
          <w:t xml:space="preserve">who’d been forced </w:t>
        </w:r>
      </w:ins>
      <w:r>
        <w:t>on her knees</w:t>
      </w:r>
      <w:ins w:id="120" w:author="Danyelle Briggs" w:date="2026-10-29T10:29:00Z" w16du:dateUtc="2026-10-29T14:29:00Z">
        <w:r w:rsidR="00A14840">
          <w:t xml:space="preserve"> in front of everyone. </w:t>
        </w:r>
      </w:ins>
      <w:del w:id="121" w:author="Danyelle Briggs" w:date="2026-10-29T10:29:00Z" w16du:dateUtc="2026-10-29T14:29:00Z">
        <w:r w:rsidDel="00A14840">
          <w:delText>, and t</w:delText>
        </w:r>
      </w:del>
      <w:ins w:id="122" w:author="Danyelle Briggs" w:date="2026-10-29T10:29:00Z" w16du:dateUtc="2026-10-29T14:29:00Z">
        <w:r w:rsidR="00A14840">
          <w:t>T</w:t>
        </w:r>
      </w:ins>
      <w:r>
        <w:t xml:space="preserve">he Synod </w:t>
      </w:r>
      <w:del w:id="123" w:author="Danyelle Briggs" w:date="2026-10-29T10:29:00Z" w16du:dateUtc="2026-10-29T14:29:00Z">
        <w:r w:rsidDel="00A14840">
          <w:delText xml:space="preserve">taking </w:delText>
        </w:r>
      </w:del>
      <w:ins w:id="124" w:author="Danyelle Briggs" w:date="2026-10-29T10:29:00Z" w16du:dateUtc="2026-10-29T14:29:00Z">
        <w:r w:rsidR="00A14840">
          <w:t>took</w:t>
        </w:r>
        <w:r w:rsidR="00A14840">
          <w:t xml:space="preserve"> </w:t>
        </w:r>
      </w:ins>
      <w:r>
        <w:t>her breath slow</w:t>
      </w:r>
      <w:ins w:id="125" w:author="Danyelle Briggs" w:date="2026-10-29T10:29:00Z" w16du:dateUtc="2026-10-29T14:29:00Z">
        <w:r w:rsidR="00A14840">
          <w:t>ly</w:t>
        </w:r>
      </w:ins>
      <w:r>
        <w:t xml:space="preserve"> so everybody could watch</w:t>
      </w:r>
      <w:ins w:id="126" w:author="Danyelle Briggs" w:date="2026-10-29T10:29:00Z" w16du:dateUtc="2026-10-29T14:29:00Z">
        <w:r w:rsidR="00A14840">
          <w:t xml:space="preserve"> </w:t>
        </w:r>
        <w:proofErr w:type="spellStart"/>
        <w:r w:rsidR="00A14840">
          <w:t>as</w:t>
        </w:r>
      </w:ins>
      <w:del w:id="127" w:author="Danyelle Briggs" w:date="2026-10-29T10:29:00Z" w16du:dateUtc="2026-10-29T14:29:00Z">
        <w:r w:rsidDel="00A14840">
          <w:delText xml:space="preserve">, </w:delText>
        </w:r>
        <w:r w:rsidDel="00A14840">
          <w:delText xml:space="preserve">and </w:delText>
        </w:r>
      </w:del>
      <w:r>
        <w:t>her</w:t>
      </w:r>
      <w:proofErr w:type="spellEnd"/>
      <w:r>
        <w:t xml:space="preserve"> fingers </w:t>
      </w:r>
      <w:del w:id="128" w:author="Danyelle Briggs" w:date="2026-10-29T10:29:00Z" w16du:dateUtc="2026-10-29T14:29:00Z">
        <w:r w:rsidDel="00A14840">
          <w:delText xml:space="preserve">scraping </w:delText>
        </w:r>
      </w:del>
      <w:ins w:id="129" w:author="Danyelle Briggs" w:date="2026-10-29T10:29:00Z" w16du:dateUtc="2026-10-29T14:29:00Z">
        <w:r w:rsidR="00A14840">
          <w:t>scraped</w:t>
        </w:r>
        <w:r w:rsidR="00A14840">
          <w:t xml:space="preserve"> </w:t>
        </w:r>
      </w:ins>
      <w:r>
        <w:t xml:space="preserve">at the stones long after scraping could help her. </w:t>
      </w:r>
      <w:del w:id="130" w:author="Danyelle Briggs" w:date="2026-10-29T10:29:00Z" w16du:dateUtc="2026-10-29T14:29:00Z">
        <w:r w:rsidDel="00A14840">
          <w:delText xml:space="preserve">Isola had been eleven. </w:delText>
        </w:r>
      </w:del>
      <w:r>
        <w:t xml:space="preserve">Selah </w:t>
      </w:r>
      <w:del w:id="131" w:author="Danyelle Briggs" w:date="2026-10-29T10:30:00Z" w16du:dateUtc="2026-10-29T14:30:00Z">
        <w:r w:rsidDel="003A1264">
          <w:delText xml:space="preserve">had </w:delText>
        </w:r>
      </w:del>
      <w:r>
        <w:t xml:space="preserve">clamped a hand on her shoulder so she couldn’t turn away, because Selah believed you looked at </w:t>
      </w:r>
      <w:del w:id="132" w:author="Danyelle Briggs" w:date="2026-10-29T10:30:00Z" w16du:dateUtc="2026-10-29T14:30:00Z">
        <w:r w:rsidDel="003A1264">
          <w:delText>the things</w:delText>
        </w:r>
      </w:del>
      <w:ins w:id="133" w:author="Danyelle Briggs" w:date="2026-10-29T10:30:00Z" w16du:dateUtc="2026-10-29T14:30:00Z">
        <w:r w:rsidR="003A1264">
          <w:t>what</w:t>
        </w:r>
      </w:ins>
      <w:r>
        <w:t xml:space="preserve"> the Synod did so you’d never be stupid enough to forget </w:t>
      </w:r>
      <w:del w:id="134" w:author="Danyelle Briggs" w:date="2026-10-29T10:30:00Z" w16du:dateUtc="2026-10-29T14:30:00Z">
        <w:r w:rsidDel="003A1264">
          <w:delText>th</w:delText>
        </w:r>
      </w:del>
      <w:ins w:id="135" w:author="Danyelle Briggs" w:date="2026-10-29T10:30:00Z" w16du:dateUtc="2026-10-29T14:30:00Z">
        <w:r w:rsidR="003A1264">
          <w:t xml:space="preserve">e consequences of your actions. </w:t>
        </w:r>
      </w:ins>
      <w:del w:id="136" w:author="Danyelle Briggs" w:date="2026-10-29T10:30:00Z" w16du:dateUtc="2026-10-29T14:30:00Z">
        <w:r w:rsidDel="003A1264">
          <w:delText>em</w:delText>
        </w:r>
      </w:del>
      <w:ins w:id="137" w:author="Danyelle Briggs" w:date="2026-10-29T10:30:00Z" w16du:dateUtc="2026-10-29T14:30:00Z">
        <w:r w:rsidR="003A1264">
          <w:t>t</w:t>
        </w:r>
      </w:ins>
      <w:r>
        <w:t>.</w:t>
      </w:r>
    </w:p>
    <w:p w14:paraId="16E9626F" w14:textId="77777777" w:rsidR="006202CD" w:rsidRDefault="003D25C0">
      <w:pPr>
        <w:pStyle w:val="BodyText"/>
      </w:pPr>
      <w:r>
        <w:lastRenderedPageBreak/>
        <w:t>For one second, stepping out into the rain, the fingers on those stones were Asha’s.</w:t>
      </w:r>
    </w:p>
    <w:p w14:paraId="12720096" w14:textId="443EE182" w:rsidR="006202CD" w:rsidRDefault="003D25C0">
      <w:pPr>
        <w:pStyle w:val="BodyText"/>
      </w:pPr>
      <w:r>
        <w:t xml:space="preserve">Isola stopped walking. She stood </w:t>
      </w:r>
      <w:del w:id="138" w:author="Danyelle Briggs" w:date="2026-10-29T10:30:00Z" w16du:dateUtc="2026-10-29T14:30:00Z">
        <w:r w:rsidDel="00572B6E">
          <w:delText xml:space="preserve">there </w:delText>
        </w:r>
      </w:del>
      <w:r>
        <w:t>in the drip off the arch and let the rain hit her face until her stomach climbed back down out of her throat.</w:t>
      </w:r>
    </w:p>
    <w:p w14:paraId="3A8D402D" w14:textId="77777777" w:rsidR="006202CD" w:rsidRDefault="003D25C0">
      <w:pPr>
        <w:pStyle w:val="BodyText"/>
      </w:pPr>
      <w:r>
        <w:rPr>
          <w:i/>
          <w:iCs/>
        </w:rPr>
        <w:t>Okay. Okay. Salt.</w:t>
      </w:r>
      <w:r>
        <w:t xml:space="preserve"> The salt was the reason she was down here. The salt was the only thing on her list today she knew how to do right.</w:t>
      </w:r>
    </w:p>
    <w:p w14:paraId="57E3D557" w14:textId="7DB06CB2" w:rsidR="006202CD" w:rsidRDefault="003D25C0">
      <w:pPr>
        <w:pStyle w:val="BodyText"/>
      </w:pPr>
      <w:del w:id="139" w:author="Danyelle Briggs" w:date="2026-10-29T10:30:00Z" w16du:dateUtc="2026-10-29T14:30:00Z">
        <w:r w:rsidDel="00572B6E">
          <w:delText>She went to find Pell.</w:delText>
        </w:r>
      </w:del>
      <w:ins w:id="140" w:author="Danyelle Briggs" w:date="2026-10-29T10:30:00Z" w16du:dateUtc="2026-10-29T14:30:00Z">
        <w:r w:rsidR="00572B6E">
          <w:t xml:space="preserve">To do it, she had to find Pell. </w:t>
        </w:r>
      </w:ins>
    </w:p>
    <w:p w14:paraId="5A7C4006" w14:textId="77777777" w:rsidR="006202CD" w:rsidRDefault="003D25C0">
      <w:r>
        <w:pict w14:anchorId="1445FAD2">
          <v:rect id="_x0000_i1128" style="width:0;height:1.5pt" o:hralign="center" o:hrstd="t" o:hr="t"/>
        </w:pict>
      </w:r>
    </w:p>
    <w:p w14:paraId="6BB102B7" w14:textId="572A2695" w:rsidR="006202CD" w:rsidRDefault="003D25C0">
      <w:pPr>
        <w:pStyle w:val="FirstParagraph"/>
      </w:pPr>
      <w:r>
        <w:t xml:space="preserve">Pell’s stall sat in the lane behind the freight sheds, where the market thinned out into thread sellers and </w:t>
      </w:r>
      <w:del w:id="141" w:author="Danyelle Briggs" w:date="2026-10-29T10:44:00Z" w16du:dateUtc="2026-10-29T14:44:00Z">
        <w:r w:rsidDel="00065229">
          <w:delText xml:space="preserve">funeral goods and </w:delText>
        </w:r>
      </w:del>
      <w:r>
        <w:t xml:space="preserve">the counters ate half the walking room. He sat under his heat </w:t>
      </w:r>
      <w:proofErr w:type="spellStart"/>
      <w:r>
        <w:t>lamp</w:t>
      </w:r>
      <w:ins w:id="142" w:author="Danyelle Briggs" w:date="2026-10-29T10:45:00Z" w16du:dateUtc="2026-10-29T14:45:00Z">
        <w:r w:rsidR="006B46E6">
          <w:t>,</w:t>
        </w:r>
      </w:ins>
      <w:del w:id="143" w:author="Danyelle Briggs" w:date="2026-10-29T10:45:00Z" w16du:dateUtc="2026-10-29T14:45:00Z">
        <w:r w:rsidDel="006B46E6">
          <w:delText xml:space="preserve"> </w:delText>
        </w:r>
        <w:r w:rsidDel="006B46E6">
          <w:delText xml:space="preserve">the way he always did, </w:delText>
        </w:r>
      </w:del>
      <w:r>
        <w:t>three</w:t>
      </w:r>
      <w:proofErr w:type="spellEnd"/>
      <w:r>
        <w:t xml:space="preserve"> braids in his beard resting on his belly</w:t>
      </w:r>
      <w:ins w:id="144" w:author="Danyelle Briggs" w:date="2026-10-29T10:45:00Z" w16du:dateUtc="2026-10-29T14:45:00Z">
        <w:r w:rsidR="006B46E6">
          <w:t xml:space="preserve"> and</w:t>
        </w:r>
      </w:ins>
      <w:del w:id="145" w:author="Danyelle Briggs" w:date="2026-10-29T10:45:00Z" w16du:dateUtc="2026-10-29T14:45:00Z">
        <w:r w:rsidDel="006B46E6">
          <w:delText>,</w:delText>
        </w:r>
      </w:del>
      <w:r>
        <w:t xml:space="preserve"> a ring on every finger catching the amber light whenever he pointed at somebody’s purse. He </w:t>
      </w:r>
      <w:ins w:id="146" w:author="Danyelle Briggs" w:date="2026-10-29T10:45:00Z" w16du:dateUtc="2026-10-29T14:45:00Z">
        <w:r w:rsidR="006B46E6">
          <w:t xml:space="preserve">also </w:t>
        </w:r>
      </w:ins>
      <w:del w:id="147" w:author="Danyelle Briggs" w:date="2026-10-29T10:45:00Z" w16du:dateUtc="2026-10-29T14:45:00Z">
        <w:r w:rsidDel="006B46E6">
          <w:delText xml:space="preserve">had a scale nobody else touched, a drawer he kept locked, and </w:delText>
        </w:r>
      </w:del>
      <w:r>
        <w:t>a mouth that never shut, which was usually the only annoying thing about him.</w:t>
      </w:r>
    </w:p>
    <w:p w14:paraId="00C20CD6" w14:textId="77777777" w:rsidR="006202CD" w:rsidRDefault="003D25C0">
      <w:pPr>
        <w:pStyle w:val="BodyText"/>
      </w:pPr>
      <w:r>
        <w:t>Usually.</w:t>
      </w:r>
    </w:p>
    <w:p w14:paraId="2F732604" w14:textId="2D3EA675" w:rsidR="006202CD" w:rsidRDefault="003D25C0">
      <w:pPr>
        <w:pStyle w:val="BodyText"/>
      </w:pPr>
      <w:r>
        <w:t xml:space="preserve">Rae bought her funeral grade from Pell because he kept it dry and didn’t cut it. Selah had made that crystal clear the first time she sent Isola down alone, and even clearer the day Isola came home and admitted what he’d charged. Pell had a Shadowmere price and an Ashvein price, and he’d never </w:t>
      </w:r>
      <w:del w:id="148" w:author="Danyelle Briggs" w:date="2026-10-29T10:45:00Z" w16du:dateUtc="2026-10-29T14:45:00Z">
        <w:r w:rsidDel="006B46E6">
          <w:delText xml:space="preserve">once in his life </w:delText>
        </w:r>
      </w:del>
      <w:r>
        <w:t xml:space="preserve">been embarrassed </w:t>
      </w:r>
      <w:proofErr w:type="gramStart"/>
      <w:r>
        <w:t>about</w:t>
      </w:r>
      <w:proofErr w:type="gramEnd"/>
      <w:r>
        <w:t xml:space="preserve"> either.</w:t>
      </w:r>
    </w:p>
    <w:p w14:paraId="30A6D54B" w14:textId="5DACF245" w:rsidR="00BB470F" w:rsidRDefault="003D25C0">
      <w:pPr>
        <w:pStyle w:val="BodyText"/>
        <w:rPr>
          <w:ins w:id="149" w:author="Danyelle Briggs" w:date="2026-10-29T10:46:00Z" w16du:dateUtc="2026-10-29T14:46:00Z"/>
        </w:rPr>
      </w:pPr>
      <w:r>
        <w:t>By the time she reached his counter, he should have asked after Selah, complained about his knees, and tried to sell her something she hadn’t come for.</w:t>
      </w:r>
    </w:p>
    <w:p w14:paraId="476C175C" w14:textId="2F7CFE29" w:rsidR="00BB470F" w:rsidRDefault="00BB470F">
      <w:pPr>
        <w:pStyle w:val="BodyText"/>
      </w:pPr>
      <w:ins w:id="150" w:author="Danyelle Briggs" w:date="2026-10-29T10:46:00Z" w16du:dateUtc="2026-10-29T14:46:00Z">
        <w:r>
          <w:t xml:space="preserve">Today, he didn’t ask about Selah. </w:t>
        </w:r>
      </w:ins>
    </w:p>
    <w:p w14:paraId="09227E5A" w14:textId="026DFA7E" w:rsidR="006202CD" w:rsidRDefault="003D25C0">
      <w:pPr>
        <w:pStyle w:val="BodyText"/>
      </w:pPr>
      <w:r>
        <w:t xml:space="preserve">“Rae’s girl.” </w:t>
      </w:r>
      <w:r>
        <w:t xml:space="preserve">He was already </w:t>
      </w:r>
      <w:proofErr w:type="gramStart"/>
      <w:r>
        <w:t>reaching</w:t>
      </w:r>
      <w:ins w:id="151" w:author="Danyelle Briggs" w:date="2026-10-29T10:46:00Z" w16du:dateUtc="2026-10-29T14:46:00Z">
        <w:r w:rsidR="00BB470F">
          <w:t xml:space="preserve"> for</w:t>
        </w:r>
        <w:proofErr w:type="gramEnd"/>
        <w:r w:rsidR="00BB470F">
          <w:t xml:space="preserve"> the counter</w:t>
        </w:r>
      </w:ins>
      <w:r>
        <w:t>. “What she need?”</w:t>
      </w:r>
    </w:p>
    <w:p w14:paraId="0B55EAEF" w14:textId="7CE44624" w:rsidR="006202CD" w:rsidDel="00BB470F" w:rsidRDefault="003D25C0">
      <w:pPr>
        <w:pStyle w:val="BodyText"/>
        <w:rPr>
          <w:del w:id="152" w:author="Danyelle Briggs" w:date="2026-10-29T10:46:00Z" w16du:dateUtc="2026-10-29T14:46:00Z"/>
        </w:rPr>
      </w:pPr>
      <w:del w:id="153" w:author="Danyelle Briggs" w:date="2026-10-29T10:46:00Z" w16du:dateUtc="2026-10-29T14:46:00Z">
        <w:r w:rsidDel="00BB470F">
          <w:delText>He hadn’t asked about Selah.</w:delText>
        </w:r>
      </w:del>
    </w:p>
    <w:p w14:paraId="7A229B0D" w14:textId="77777777" w:rsidR="006202CD" w:rsidRDefault="003D25C0">
      <w:pPr>
        <w:pStyle w:val="BodyText"/>
      </w:pPr>
      <w:r>
        <w:t>Isola put the slip down. He read it, nodded, and stuck his scoop into the open barrel at his elbow.</w:t>
      </w:r>
    </w:p>
    <w:p w14:paraId="1CA345D3" w14:textId="73682FD9" w:rsidR="006202CD" w:rsidDel="00071FB3" w:rsidRDefault="003D25C0" w:rsidP="00071FB3">
      <w:pPr>
        <w:pStyle w:val="BodyText"/>
        <w:rPr>
          <w:del w:id="154" w:author="Danyelle Briggs" w:date="2026-10-29T10:46:00Z" w16du:dateUtc="2026-10-29T14:46:00Z"/>
        </w:rPr>
      </w:pPr>
      <w:r>
        <w:t xml:space="preserve">She watched it come up. Grey. Coarse. Clumped where the damp had gotten into it, with dark grit caught between the grains. She’d been packing salt into Selah’s windowsills since she was small enough to stand on the counter to reach them, and she’d known funeral grade by feel before she knew it by name. Fine and white and so dry it ran through your fingers like it had somewhere better to be. </w:t>
      </w:r>
      <w:del w:id="155" w:author="Danyelle Briggs" w:date="2026-10-29T10:46:00Z" w16du:dateUtc="2026-10-29T14:46:00Z">
        <w:r w:rsidDel="00071FB3">
          <w:delText xml:space="preserve">Pell kept it in </w:delText>
        </w:r>
        <w:r w:rsidDel="00071FB3">
          <w:delText>t</w:delText>
        </w:r>
        <w:r w:rsidDel="00071FB3">
          <w:delText>hat locked drawer, ground fresh every morning, and every time Isola had ever come for Rae, he’d opened that drawer without being asked.</w:delText>
        </w:r>
      </w:del>
    </w:p>
    <w:p w14:paraId="3EBA6C1F" w14:textId="521242D4" w:rsidR="006202CD" w:rsidDel="00071FB3" w:rsidRDefault="003D25C0" w:rsidP="00071FB3">
      <w:pPr>
        <w:pStyle w:val="BodyText"/>
        <w:rPr>
          <w:del w:id="156" w:author="Danyelle Briggs" w:date="2026-10-29T10:46:00Z" w16du:dateUtc="2026-10-29T14:46:00Z"/>
        </w:rPr>
      </w:pPr>
      <w:del w:id="157" w:author="Danyelle Briggs" w:date="2026-10-29T10:46:00Z" w16du:dateUtc="2026-10-29T14:46:00Z">
        <w:r w:rsidDel="00071FB3">
          <w:delText>He was folding the grey stuff into brown paper.</w:delText>
        </w:r>
      </w:del>
    </w:p>
    <w:p w14:paraId="10D2AB25" w14:textId="23911258" w:rsidR="006202CD" w:rsidRDefault="00071FB3">
      <w:pPr>
        <w:pStyle w:val="BodyText"/>
      </w:pPr>
      <w:ins w:id="158" w:author="Danyelle Briggs" w:date="2026-10-29T10:46:00Z" w16du:dateUtc="2026-10-29T14:46:00Z">
        <w:r>
          <w:t>Isola fro</w:t>
        </w:r>
      </w:ins>
      <w:ins w:id="159" w:author="Danyelle Briggs" w:date="2026-10-29T10:47:00Z" w16du:dateUtc="2026-10-29T14:47:00Z">
        <w:r>
          <w:t xml:space="preserve">wned </w:t>
        </w:r>
      </w:ins>
      <w:r w:rsidR="003D25C0">
        <w:t>“That ain’t funeral grade.”</w:t>
      </w:r>
    </w:p>
    <w:p w14:paraId="7CFC61A9" w14:textId="77777777" w:rsidR="006202CD" w:rsidRDefault="003D25C0">
      <w:pPr>
        <w:pStyle w:val="BodyText"/>
      </w:pPr>
      <w:r>
        <w:lastRenderedPageBreak/>
        <w:t>Pell didn’t look up. “It’s what I got today.”</w:t>
      </w:r>
    </w:p>
    <w:p w14:paraId="793B8B93" w14:textId="738262C1" w:rsidR="006202CD" w:rsidRDefault="003D25C0">
      <w:pPr>
        <w:pStyle w:val="BodyText"/>
      </w:pPr>
      <w:r>
        <w:t>“</w:t>
      </w:r>
      <w:del w:id="160" w:author="Danyelle Briggs" w:date="2026-10-29T10:47:00Z" w16du:dateUtc="2026-10-29T14:47:00Z">
        <w:r w:rsidDel="00071FB3">
          <w:delText xml:space="preserve">That’s </w:delText>
        </w:r>
      </w:del>
      <w:ins w:id="161" w:author="Danyelle Briggs" w:date="2026-10-29T10:47:00Z" w16du:dateUtc="2026-10-29T14:47:00Z">
        <w:r w:rsidR="00071FB3">
          <w:t>It’s</w:t>
        </w:r>
        <w:r w:rsidR="00071FB3">
          <w:t xml:space="preserve"> </w:t>
        </w:r>
      </w:ins>
      <w:r>
        <w:t>quarry salt.”</w:t>
      </w:r>
    </w:p>
    <w:p w14:paraId="7C6677EA" w14:textId="77777777" w:rsidR="006202CD" w:rsidRDefault="003D25C0">
      <w:pPr>
        <w:pStyle w:val="BodyText"/>
      </w:pPr>
      <w:r>
        <w:t>“It’s salt.”</w:t>
      </w:r>
    </w:p>
    <w:p w14:paraId="02135368" w14:textId="77777777" w:rsidR="006202CD" w:rsidRDefault="003D25C0">
      <w:pPr>
        <w:pStyle w:val="BodyText"/>
      </w:pPr>
      <w:r>
        <w:t>“It’s quarry salt, and it’s wet. You had to knock it loose to get it in the scoop.” She put her hand flat on the slip. “Rae’s slip say funeral grade.”</w:t>
      </w:r>
    </w:p>
    <w:p w14:paraId="3A7378F3" w14:textId="77777777" w:rsidR="006202CD" w:rsidRDefault="003D25C0">
      <w:pPr>
        <w:pStyle w:val="BodyText"/>
      </w:pPr>
      <w:r>
        <w:t>“Rae can come get it herself.”</w:t>
      </w:r>
    </w:p>
    <w:p w14:paraId="7AF3D6A5" w14:textId="77777777" w:rsidR="006202CD" w:rsidRDefault="003D25C0">
      <w:pPr>
        <w:pStyle w:val="BodyText"/>
      </w:pPr>
      <w:r>
        <w:t>Isola blinked.</w:t>
      </w:r>
    </w:p>
    <w:p w14:paraId="777E7D03" w14:textId="4BDC9072" w:rsidR="006202CD" w:rsidDel="00071FB3" w:rsidRDefault="003D25C0">
      <w:pPr>
        <w:pStyle w:val="BodyText"/>
        <w:rPr>
          <w:del w:id="162" w:author="Danyelle Briggs" w:date="2026-10-29T10:47:00Z" w16du:dateUtc="2026-10-29T14:47:00Z"/>
        </w:rPr>
      </w:pPr>
      <w:del w:id="163" w:author="Danyelle Briggs" w:date="2026-10-29T10:47:00Z" w16du:dateUtc="2026-10-29T14:47:00Z">
        <w:r w:rsidDel="00071FB3">
          <w:delText>Pell ran his mouth. Everybody knew Pell ran his mouth. But he ran it the way people did when they wanted you to stay and buy something else, not the way they did when they wanted you gone. And his</w:delText>
        </w:r>
      </w:del>
      <w:del w:id="164" w:author="Danyelle Briggs" w:date="2026-10-29T10:48:00Z" w16du:dateUtc="2026-10-29T14:48:00Z">
        <w:r w:rsidDel="00884013">
          <w:delText xml:space="preserve"> hands were folding </w:delText>
        </w:r>
      </w:del>
      <w:del w:id="165" w:author="Danyelle Briggs" w:date="2026-10-29T10:47:00Z" w16du:dateUtc="2026-10-29T14:47:00Z">
        <w:r w:rsidDel="00071FB3">
          <w:delText xml:space="preserve">that </w:delText>
        </w:r>
      </w:del>
      <w:del w:id="166" w:author="Danyelle Briggs" w:date="2026-10-29T10:48:00Z" w16du:dateUtc="2026-10-29T14:48:00Z">
        <w:r w:rsidDel="00884013">
          <w:delText xml:space="preserve">paper too </w:delText>
        </w:r>
      </w:del>
      <w:del w:id="167" w:author="Danyelle Briggs" w:date="2026-10-29T10:47:00Z" w16du:dateUtc="2026-10-29T14:47:00Z">
        <w:r w:rsidDel="00071FB3">
          <w:delText>careful</w:delText>
        </w:r>
      </w:del>
      <w:del w:id="168" w:author="Danyelle Briggs" w:date="2026-10-29T10:48:00Z" w16du:dateUtc="2026-10-29T14:48:00Z">
        <w:r w:rsidDel="00884013">
          <w:delText xml:space="preserve">. Squaring the corners. Squaring them again. </w:delText>
        </w:r>
      </w:del>
      <w:del w:id="169" w:author="Danyelle Briggs" w:date="2026-10-29T10:47:00Z" w16du:dateUtc="2026-10-29T14:47:00Z">
        <w:r w:rsidDel="00071FB3">
          <w:delText>The way you kept your hands busy so your face didn’t have to do anything.</w:delText>
        </w:r>
      </w:del>
    </w:p>
    <w:p w14:paraId="4A8ECCB5" w14:textId="18594AF1" w:rsidR="006202CD" w:rsidRDefault="00884013">
      <w:pPr>
        <w:pStyle w:val="BodyText"/>
      </w:pPr>
      <w:ins w:id="170" w:author="Danyelle Briggs" w:date="2026-10-29T10:47:00Z" w16du:dateUtc="2026-10-29T14:47:00Z">
        <w:r>
          <w:rPr>
            <w:i/>
            <w:iCs/>
          </w:rPr>
          <w:t>Something’s</w:t>
        </w:r>
      </w:ins>
      <w:del w:id="171" w:author="Danyelle Briggs" w:date="2026-10-29T10:48:00Z" w16du:dateUtc="2026-10-29T14:48:00Z">
        <w:r w:rsidR="003D25C0" w:rsidDel="00884013">
          <w:rPr>
            <w:i/>
            <w:iCs/>
          </w:rPr>
          <w:delText>Oh, something’s</w:delText>
        </w:r>
      </w:del>
      <w:r w:rsidR="003D25C0">
        <w:rPr>
          <w:i/>
          <w:iCs/>
        </w:rPr>
        <w:t xml:space="preserve"> wrong.</w:t>
      </w:r>
    </w:p>
    <w:p w14:paraId="635015E4" w14:textId="773C6841" w:rsidR="006202CD" w:rsidDel="00884013" w:rsidRDefault="003D25C0">
      <w:pPr>
        <w:pStyle w:val="BodyText"/>
        <w:rPr>
          <w:del w:id="172" w:author="Danyelle Briggs" w:date="2026-10-29T10:48:00Z" w16du:dateUtc="2026-10-29T14:48:00Z"/>
        </w:rPr>
      </w:pPr>
      <w:r>
        <w:t xml:space="preserve">She pulled Rae’s cord out from under her shirt and held the token up between </w:t>
      </w:r>
      <w:proofErr w:type="gramStart"/>
      <w:r>
        <w:t>them</w:t>
      </w:r>
      <w:proofErr w:type="gramEnd"/>
      <w:r>
        <w:t xml:space="preserve"> so he’d have to look at it.</w:t>
      </w:r>
      <w:ins w:id="173" w:author="Danyelle Briggs" w:date="2026-10-29T10:48:00Z" w16du:dateUtc="2026-10-29T14:48:00Z">
        <w:r w:rsidR="00884013">
          <w:t xml:space="preserve"> </w:t>
        </w:r>
      </w:ins>
    </w:p>
    <w:p w14:paraId="1264B960" w14:textId="37889F46" w:rsidR="006202CD" w:rsidRDefault="003D25C0">
      <w:pPr>
        <w:pStyle w:val="BodyText"/>
      </w:pPr>
      <w:r>
        <w:t>“</w:t>
      </w:r>
      <w:del w:id="174" w:author="Danyelle Briggs" w:date="2026-10-29T10:48:00Z" w16du:dateUtc="2026-10-29T14:48:00Z">
        <w:r w:rsidDel="00884013">
          <w:delText xml:space="preserve">She sent me. Same as last time. Same as the time before that. Unlock </w:delText>
        </w:r>
      </w:del>
      <w:r>
        <w:t>the damn drawer, Pell, and quit playing with me today.”</w:t>
      </w:r>
    </w:p>
    <w:p w14:paraId="3D2860C8" w14:textId="3C405433" w:rsidR="006202CD" w:rsidRDefault="003D25C0">
      <w:pPr>
        <w:pStyle w:val="BodyText"/>
      </w:pPr>
      <w:r>
        <w:t>Pell stopped folding</w:t>
      </w:r>
      <w:ins w:id="175" w:author="Danyelle Briggs" w:date="2026-10-29T10:48:00Z" w16du:dateUtc="2026-10-29T14:48:00Z">
        <w:r w:rsidR="00884013">
          <w:t xml:space="preserve"> and looked past her</w:t>
        </w:r>
      </w:ins>
      <w:r>
        <w:t>.</w:t>
      </w:r>
    </w:p>
    <w:p w14:paraId="5115A861" w14:textId="7918A347" w:rsidR="006202CD" w:rsidDel="00884013" w:rsidRDefault="003D25C0">
      <w:pPr>
        <w:pStyle w:val="BodyText"/>
        <w:rPr>
          <w:del w:id="176" w:author="Danyelle Briggs" w:date="2026-10-29T10:48:00Z" w16du:dateUtc="2026-10-29T14:48:00Z"/>
        </w:rPr>
      </w:pPr>
      <w:del w:id="177" w:author="Danyelle Briggs" w:date="2026-10-29T10:48:00Z" w16du:dateUtc="2026-10-29T14:48:00Z">
        <w:r w:rsidDel="00884013">
          <w:delText>He looked past her.</w:delText>
        </w:r>
      </w:del>
    </w:p>
    <w:p w14:paraId="46E97544" w14:textId="46FA593D" w:rsidR="006202CD" w:rsidRDefault="003D25C0">
      <w:pPr>
        <w:pStyle w:val="BodyText"/>
      </w:pPr>
      <w:r>
        <w:t xml:space="preserve">Isola didn’t turn around. </w:t>
      </w:r>
      <w:del w:id="178" w:author="Danyelle Briggs" w:date="2026-10-29T10:48:00Z" w16du:dateUtc="2026-10-29T14:48:00Z">
        <w:r w:rsidDel="00884013">
          <w:delText xml:space="preserve">She’d grown up in Omari Wraithmoor’s house, where you learned what was behind you by watching the face in front of you. </w:delText>
        </w:r>
      </w:del>
      <w:r>
        <w:t>Pell’s face had just gone as blank as a wall.</w:t>
      </w:r>
    </w:p>
    <w:p w14:paraId="05449E5A" w14:textId="77777777" w:rsidR="006202CD" w:rsidRDefault="003D25C0">
      <w:pPr>
        <w:pStyle w:val="BodyText"/>
      </w:pPr>
      <w:r>
        <w:t>Two men stepped up to the counter on her left. One stopped at the far end. The other stood right next to her, close enough that she could smell the rain on his coat. Neither of them said a word.</w:t>
      </w:r>
    </w:p>
    <w:p w14:paraId="347BA4B5" w14:textId="5AD1F992" w:rsidR="006202CD" w:rsidDel="0004442D" w:rsidRDefault="003D25C0">
      <w:pPr>
        <w:pStyle w:val="BodyText"/>
        <w:rPr>
          <w:del w:id="179" w:author="Danyelle Briggs" w:date="2026-10-29T10:49:00Z" w16du:dateUtc="2026-10-29T14:49:00Z"/>
        </w:rPr>
      </w:pPr>
      <w:del w:id="180" w:author="Danyelle Briggs" w:date="2026-10-29T10:49:00Z" w16du:dateUtc="2026-10-29T14:49:00Z">
        <w:r w:rsidDel="0004442D">
          <w:delText xml:space="preserve">In Ashvein, she’d have </w:delText>
        </w:r>
      </w:del>
      <w:del w:id="181" w:author="Danyelle Briggs" w:date="2026-10-29T10:48:00Z" w16du:dateUtc="2026-10-29T14:48:00Z">
        <w:r w:rsidDel="0004442D">
          <w:delText xml:space="preserve">clocked </w:delText>
        </w:r>
      </w:del>
      <w:del w:id="182" w:author="Danyelle Briggs" w:date="2026-10-29T10:49:00Z" w16du:dateUtc="2026-10-29T14:49:00Z">
        <w:r w:rsidDel="0004442D">
          <w:delText>their crew by their sleeves before they ever got to the counter. These two wore plain dark coats and the kind of patience you only had if nobody had ever told you no at a counter in your life.</w:delText>
        </w:r>
      </w:del>
    </w:p>
    <w:p w14:paraId="066A8E92" w14:textId="043A9E48" w:rsidR="006202CD" w:rsidRDefault="003D25C0">
      <w:pPr>
        <w:pStyle w:val="BodyText"/>
      </w:pPr>
      <w:r>
        <w:t>Pell reached under the counter</w:t>
      </w:r>
      <w:ins w:id="183" w:author="Danyelle Briggs" w:date="2026-10-29T10:49:00Z" w16du:dateUtc="2026-10-29T14:49:00Z">
        <w:r w:rsidR="0004442D">
          <w:t xml:space="preserve"> and </w:t>
        </w:r>
      </w:ins>
      <w:del w:id="184" w:author="Danyelle Briggs" w:date="2026-10-29T10:49:00Z" w16du:dateUtc="2026-10-29T14:49:00Z">
        <w:r w:rsidDel="0004442D">
          <w:delText xml:space="preserve">. </w:delText>
        </w:r>
        <w:r w:rsidDel="0004442D">
          <w:delText xml:space="preserve">Not to the drawer. Farther back. He </w:delText>
        </w:r>
      </w:del>
      <w:r>
        <w:t>came up with an envelope</w:t>
      </w:r>
      <w:ins w:id="185" w:author="Danyelle Briggs" w:date="2026-10-29T10:49:00Z" w16du:dateUtc="2026-10-29T14:49:00Z">
        <w:r w:rsidR="0004442D">
          <w:t xml:space="preserve">. </w:t>
        </w:r>
        <w:proofErr w:type="spellStart"/>
        <w:r w:rsidR="0004442D">
          <w:t>He</w:t>
        </w:r>
      </w:ins>
      <w:del w:id="186" w:author="Danyelle Briggs" w:date="2026-10-29T10:49:00Z" w16du:dateUtc="2026-10-29T14:49:00Z">
        <w:r w:rsidDel="0004442D">
          <w:delText xml:space="preserve"> and </w:delText>
        </w:r>
      </w:del>
      <w:r>
        <w:t>set</w:t>
      </w:r>
      <w:proofErr w:type="spellEnd"/>
      <w:r>
        <w:t xml:space="preserve"> it down, and the man beside Isola picked it up </w:t>
      </w:r>
      <w:del w:id="187" w:author="Danyelle Briggs" w:date="2026-10-29T10:49:00Z" w16du:dateUtc="2026-10-29T14:49:00Z">
        <w:r w:rsidDel="0004442D">
          <w:delText xml:space="preserve">and </w:delText>
        </w:r>
      </w:del>
      <w:ins w:id="188" w:author="Danyelle Briggs" w:date="2026-10-29T10:49:00Z" w16du:dateUtc="2026-10-29T14:49:00Z">
        <w:r w:rsidR="0004442D">
          <w:t>before sliding</w:t>
        </w:r>
      </w:ins>
      <w:del w:id="189" w:author="Danyelle Briggs" w:date="2026-10-29T10:49:00Z" w16du:dateUtc="2026-10-29T14:49:00Z">
        <w:r w:rsidDel="0004442D">
          <w:delText>slid</w:delText>
        </w:r>
      </w:del>
      <w:r>
        <w:t xml:space="preserve"> it into his coat without looking at it.</w:t>
      </w:r>
    </w:p>
    <w:p w14:paraId="40EC3036" w14:textId="77777777" w:rsidR="006202CD" w:rsidRDefault="003D25C0">
      <w:pPr>
        <w:pStyle w:val="BodyText"/>
      </w:pPr>
      <w:r>
        <w:t>The one at the end of the counter looked at Isola’s hand. The one still holding Rae’s token out in the open like a fool.</w:t>
      </w:r>
    </w:p>
    <w:p w14:paraId="400251CC" w14:textId="77777777" w:rsidR="006202CD" w:rsidRDefault="003D25C0">
      <w:pPr>
        <w:pStyle w:val="BodyText"/>
      </w:pPr>
      <w:r>
        <w:t>He kept looking. Long enough that she felt it crawl all the way up her arm.</w:t>
      </w:r>
    </w:p>
    <w:p w14:paraId="3408D235" w14:textId="2B3864CD" w:rsidR="006202CD" w:rsidRDefault="003D25C0">
      <w:pPr>
        <w:pStyle w:val="BodyText"/>
      </w:pPr>
      <w:r>
        <w:lastRenderedPageBreak/>
        <w:t>She closed her fist over the brass. He followed his friend out of the stall, and the two of them strolled up the lane toward the bend like they had all day</w:t>
      </w:r>
      <w:ins w:id="190" w:author="Danyelle Briggs" w:date="2026-10-29T10:49:00Z" w16du:dateUtc="2026-10-29T14:49:00Z">
        <w:r w:rsidR="0004442D">
          <w:t>.</w:t>
        </w:r>
      </w:ins>
      <w:del w:id="191" w:author="Danyelle Briggs" w:date="2026-10-29T10:49:00Z" w16du:dateUtc="2026-10-29T14:49:00Z">
        <w:r w:rsidDel="0004442D">
          <w:delText xml:space="preserve">, because they </w:delText>
        </w:r>
        <w:r w:rsidDel="0004442D">
          <w:delText>did</w:delText>
        </w:r>
      </w:del>
      <w:r>
        <w:t>.</w:t>
      </w:r>
    </w:p>
    <w:p w14:paraId="5174FF96" w14:textId="77777777" w:rsidR="006202CD" w:rsidRDefault="003D25C0">
      <w:pPr>
        <w:pStyle w:val="BodyText"/>
      </w:pPr>
      <w:r>
        <w:t>Pell didn’t unlock the drawer for a long time after that. When he finally did, his hands were shaking so bad the key took two tries.</w:t>
      </w:r>
    </w:p>
    <w:p w14:paraId="107E1083" w14:textId="39D00BB4" w:rsidR="006202CD" w:rsidRDefault="003D25C0">
      <w:pPr>
        <w:pStyle w:val="BodyText"/>
      </w:pPr>
      <w:r>
        <w:t xml:space="preserve">Isola tucked the cord back under her shirt. </w:t>
      </w:r>
      <w:r>
        <w:rPr>
          <w:i/>
          <w:iCs/>
        </w:rPr>
        <w:t>Nobody tells you who owns the street until you owe it something.</w:t>
      </w:r>
      <w:r>
        <w:t xml:space="preserve"> Well. Pell owed it something. </w:t>
      </w:r>
      <w:del w:id="192" w:author="Danyelle Briggs" w:date="2026-10-29T10:49:00Z" w16du:dateUtc="2026-10-29T14:49:00Z">
        <w:r w:rsidDel="0004442D">
          <w:delText>She’d just watched him pay.</w:delText>
        </w:r>
      </w:del>
    </w:p>
    <w:p w14:paraId="4F4C1E19" w14:textId="2EFBE8B6" w:rsidR="006202CD" w:rsidRDefault="003D25C0">
      <w:pPr>
        <w:pStyle w:val="BodyText"/>
      </w:pPr>
      <w:r>
        <w:t xml:space="preserve">He weighed out the real stuff, </w:t>
      </w:r>
      <w:del w:id="193" w:author="Danyelle Briggs" w:date="2026-10-29T11:02:00Z" w16du:dateUtc="2026-10-29T15:02:00Z">
        <w:r w:rsidDel="00F11338">
          <w:delText xml:space="preserve">the </w:delText>
        </w:r>
        <w:r w:rsidDel="00F11338">
          <w:delText xml:space="preserve">morning cut, fine and white in grey paper, </w:delText>
        </w:r>
      </w:del>
      <w:r>
        <w:t xml:space="preserve">and when he folded the packet, a thin stream of it slid off the scale onto the counter. He watched it </w:t>
      </w:r>
      <w:del w:id="194" w:author="Danyelle Briggs" w:date="2026-10-29T11:02:00Z" w16du:dateUtc="2026-10-29T15:02:00Z">
        <w:r w:rsidDel="00F11338">
          <w:delText>go.</w:delText>
        </w:r>
      </w:del>
      <w:ins w:id="195" w:author="Danyelle Briggs" w:date="2026-10-29T11:02:00Z" w16du:dateUtc="2026-10-29T15:02:00Z">
        <w:r w:rsidR="00F11338">
          <w:t xml:space="preserve">and didn’t say a word. </w:t>
        </w:r>
      </w:ins>
    </w:p>
    <w:p w14:paraId="362B7AE0" w14:textId="2AEFBDD4" w:rsidR="006202CD" w:rsidDel="00F11338" w:rsidRDefault="003D25C0">
      <w:pPr>
        <w:pStyle w:val="BodyText"/>
        <w:rPr>
          <w:del w:id="196" w:author="Danyelle Briggs" w:date="2026-10-29T11:02:00Z" w16du:dateUtc="2026-10-29T15:02:00Z"/>
        </w:rPr>
      </w:pPr>
      <w:del w:id="197" w:author="Danyelle Briggs" w:date="2026-10-29T11:02:00Z" w16du:dateUtc="2026-10-29T15:02:00Z">
        <w:r w:rsidDel="00F11338">
          <w:delText>He didn’t say a word about it.</w:delText>
        </w:r>
      </w:del>
    </w:p>
    <w:p w14:paraId="3D15BC64" w14:textId="77777777" w:rsidR="006202CD" w:rsidRDefault="003D25C0">
      <w:pPr>
        <w:pStyle w:val="BodyText"/>
      </w:pPr>
      <w:r>
        <w:t>Pell. Silent. About salt on his own counter. She’d have bet the house money on that never happening, and she’d have lost the house money, which, after the courier, was about two Veilmarks.</w:t>
      </w:r>
    </w:p>
    <w:p w14:paraId="05E91A14" w14:textId="7ED4BE97" w:rsidR="006202CD" w:rsidRDefault="003D25C0">
      <w:pPr>
        <w:pStyle w:val="BodyText"/>
      </w:pPr>
      <w:r>
        <w:t>“Who was that?”</w:t>
      </w:r>
      <w:ins w:id="198" w:author="Danyelle Briggs" w:date="2026-10-29T11:02:00Z" w16du:dateUtc="2026-10-29T15:02:00Z">
        <w:r w:rsidR="00F11338">
          <w:t xml:space="preserve"> Isola asked. </w:t>
        </w:r>
      </w:ins>
    </w:p>
    <w:p w14:paraId="5A9A2B42" w14:textId="77777777" w:rsidR="006202CD" w:rsidRDefault="003D25C0">
      <w:pPr>
        <w:pStyle w:val="BodyText"/>
      </w:pPr>
      <w:r>
        <w:t>“Who?”</w:t>
      </w:r>
    </w:p>
    <w:p w14:paraId="677A7371" w14:textId="1A23C8E5" w:rsidR="006202CD" w:rsidRDefault="003D25C0">
      <w:pPr>
        <w:pStyle w:val="BodyText"/>
      </w:pPr>
      <w:r>
        <w:t>She waited</w:t>
      </w:r>
      <w:ins w:id="199" w:author="Danyelle Briggs" w:date="2026-10-29T11:02:00Z" w16du:dateUtc="2026-10-29T15:02:00Z">
        <w:r w:rsidR="004720CE">
          <w:t xml:space="preserve"> for </w:t>
        </w:r>
      </w:ins>
      <w:ins w:id="200" w:author="Danyelle Briggs" w:date="2026-10-29T11:05:00Z" w16du:dateUtc="2026-10-29T15:05:00Z">
        <w:r w:rsidR="00AA3738">
          <w:t>Pell to stop acting like he was stupid</w:t>
        </w:r>
      </w:ins>
      <w:r>
        <w:t>.</w:t>
      </w:r>
    </w:p>
    <w:p w14:paraId="5FABA88A" w14:textId="2DD947F0" w:rsidR="006202CD" w:rsidRDefault="003D25C0">
      <w:pPr>
        <w:pStyle w:val="BodyText"/>
      </w:pPr>
      <w:r>
        <w:t>“</w:t>
      </w:r>
      <w:proofErr w:type="spellStart"/>
      <w:del w:id="201" w:author="Danyelle Briggs" w:date="2026-10-29T11:25:00Z" w16du:dateUtc="2026-10-29T15:25:00Z">
        <w:r w:rsidDel="00596A58">
          <w:delText xml:space="preserve">Rae </w:delText>
        </w:r>
      </w:del>
      <w:ins w:id="202" w:author="Danyelle Briggs" w:date="2026-10-29T11:25:00Z" w16du:dateUtc="2026-10-29T15:25:00Z">
        <w:r w:rsidR="00596A58">
          <w:t>I’ma</w:t>
        </w:r>
        <w:proofErr w:type="spellEnd"/>
        <w:r w:rsidR="00596A58">
          <w:t xml:space="preserve"> put this on Rae</w:t>
        </w:r>
        <w:r w:rsidR="00596A58">
          <w:t xml:space="preserve"> </w:t>
        </w:r>
      </w:ins>
      <w:r>
        <w:t xml:space="preserve">account.” </w:t>
      </w:r>
      <w:r>
        <w:t>His letters wandered all over the line as he wrote it in his book. “Eighteen. Tell her I said hey.”</w:t>
      </w:r>
    </w:p>
    <w:p w14:paraId="576DA4F3" w14:textId="77777777" w:rsidR="006202CD" w:rsidRDefault="003D25C0">
      <w:pPr>
        <w:pStyle w:val="BodyText"/>
      </w:pPr>
      <w:r>
        <w:t>Eighteen was robbery, and they both knew it. Any other day, she’d have stood there and argued him down to fourteen just to watch him sweat. Today she looked at the grey grit still sitting in the brown paper he’d tried to pass her, and the whole thing came clear.</w:t>
      </w:r>
    </w:p>
    <w:p w14:paraId="245DF0EB" w14:textId="41B34FFE" w:rsidR="006202CD" w:rsidRDefault="003D25C0">
      <w:pPr>
        <w:pStyle w:val="BodyText"/>
      </w:pPr>
      <w:del w:id="203" w:author="Danyelle Briggs" w:date="2026-10-29T11:26:00Z" w16du:dateUtc="2026-10-29T15:26:00Z">
        <w:r w:rsidDel="00B40C80">
          <w:delText xml:space="preserve">He hadn’t been cheating Rae. He’d been trying to get Rae’s girl gone before those two walked up and found her standing at his counter with Rae’s token around her neck. </w:delText>
        </w:r>
      </w:del>
      <w:r>
        <w:rPr>
          <w:i/>
          <w:iCs/>
        </w:rPr>
        <w:t>Rae can come get it herself</w:t>
      </w:r>
      <w:r>
        <w:t xml:space="preserve"> was as close to a warning as Pell could afford.</w:t>
      </w:r>
    </w:p>
    <w:p w14:paraId="42F03DC3" w14:textId="51FA9F89" w:rsidR="006202CD" w:rsidDel="00B40C80" w:rsidRDefault="003D25C0">
      <w:pPr>
        <w:pStyle w:val="BodyText"/>
        <w:rPr>
          <w:del w:id="204" w:author="Danyelle Briggs" w:date="2026-10-29T11:26:00Z" w16du:dateUtc="2026-10-29T15:26:00Z"/>
        </w:rPr>
      </w:pPr>
      <w:r>
        <w:t>She couldn’t prove one bit of it. She took the packet anyway and didn’t argue</w:t>
      </w:r>
      <w:del w:id="205" w:author="Danyelle Briggs" w:date="2026-10-29T11:40:00Z" w16du:dateUtc="2026-10-29T15:40:00Z">
        <w:r w:rsidDel="00065388">
          <w:delText xml:space="preserve"> the </w:delText>
        </w:r>
        <w:r w:rsidDel="00065388">
          <w:delText>eighteen</w:delText>
        </w:r>
      </w:del>
      <w:r>
        <w:t>. That was all the thanks he was getting.</w:t>
      </w:r>
      <w:ins w:id="206" w:author="Danyelle Briggs" w:date="2026-10-29T11:26:00Z" w16du:dateUtc="2026-10-29T15:26:00Z">
        <w:r w:rsidR="00B40C80">
          <w:t xml:space="preserve"> </w:t>
        </w:r>
      </w:ins>
    </w:p>
    <w:p w14:paraId="157E4C3E" w14:textId="3A856BE7" w:rsidR="006202CD" w:rsidRDefault="003D25C0">
      <w:pPr>
        <w:pStyle w:val="BodyText"/>
      </w:pPr>
      <w:r>
        <w:t xml:space="preserve">He looked up the lane toward where the men had gone, and then back down at his scale like it </w:t>
      </w:r>
      <w:del w:id="207" w:author="Danyelle Briggs" w:date="2026-10-29T11:40:00Z" w16du:dateUtc="2026-10-29T15:40:00Z">
        <w:r w:rsidDel="00065388">
          <w:delText>had done something interesting.</w:delText>
        </w:r>
      </w:del>
      <w:ins w:id="208" w:author="Danyelle Briggs" w:date="2026-10-29T11:40:00Z" w16du:dateUtc="2026-10-29T15:40:00Z">
        <w:r w:rsidR="00065388">
          <w:t xml:space="preserve">had something there for her to work with. </w:t>
        </w:r>
      </w:ins>
    </w:p>
    <w:p w14:paraId="293F974E" w14:textId="77777777" w:rsidR="006202CD" w:rsidRDefault="003D25C0">
      <w:pPr>
        <w:pStyle w:val="BodyText"/>
      </w:pPr>
      <w:r>
        <w:t>Isola followed his look up the lane.</w:t>
      </w:r>
    </w:p>
    <w:p w14:paraId="079C4855" w14:textId="3A6F0E00" w:rsidR="006202CD" w:rsidDel="00065388" w:rsidRDefault="003D25C0">
      <w:pPr>
        <w:pStyle w:val="BodyText"/>
        <w:rPr>
          <w:del w:id="209" w:author="Danyelle Briggs" w:date="2026-10-29T11:40:00Z" w16du:dateUtc="2026-10-29T15:40:00Z"/>
        </w:rPr>
      </w:pPr>
      <w:r>
        <w:t>Asha was standing at the bend.</w:t>
      </w:r>
    </w:p>
    <w:p w14:paraId="118F92D0" w14:textId="0287420D" w:rsidR="006202CD" w:rsidRDefault="003D25C0" w:rsidP="00065388">
      <w:pPr>
        <w:pStyle w:val="BodyText"/>
        <w:pPrChange w:id="210" w:author="Danyelle Briggs" w:date="2026-10-29T11:40:00Z" w16du:dateUtc="2026-10-29T15:40:00Z">
          <w:pPr/>
        </w:pPrChange>
      </w:pPr>
      <w:del w:id="211" w:author="Danyelle Briggs" w:date="2026-10-29T11:40:00Z" w16du:dateUtc="2026-10-29T15:40:00Z">
        <w:r w:rsidDel="00065388">
          <w:pict w14:anchorId="5BB3F9DE">
            <v:rect id="_x0000_i1129" style="width:0;height:1.5pt" o:hralign="center" o:hrstd="t" o:hr="t"/>
          </w:pict>
        </w:r>
      </w:del>
    </w:p>
    <w:p w14:paraId="4BFFF64D" w14:textId="13C1FB8D" w:rsidR="006202CD" w:rsidRDefault="003D25C0">
      <w:pPr>
        <w:pStyle w:val="FirstParagraph"/>
      </w:pPr>
      <w:r>
        <w:lastRenderedPageBreak/>
        <w:t>Isola knew her by how she stood</w:t>
      </w:r>
      <w:ins w:id="212" w:author="Danyelle Briggs" w:date="2026-10-29T11:46:00Z" w16du:dateUtc="2026-10-29T15:46:00Z">
        <w:r w:rsidR="00C45DD4">
          <w:t>.</w:t>
        </w:r>
      </w:ins>
      <w:del w:id="213" w:author="Danyelle Briggs" w:date="2026-10-29T11:46:00Z" w16du:dateUtc="2026-10-29T15:46:00Z">
        <w:r w:rsidDel="00C45DD4">
          <w:delText xml:space="preserve"> before she saw her </w:delText>
        </w:r>
        <w:r w:rsidDel="00C45DD4">
          <w:delText>face</w:delText>
        </w:r>
      </w:del>
      <w:r>
        <w:t xml:space="preserve">. Weight back. Head turned just enough to count the turns ahead of her. </w:t>
      </w:r>
      <w:del w:id="214" w:author="Danyelle Briggs" w:date="2026-10-29T11:46:00Z" w16du:dateUtc="2026-10-29T15:46:00Z">
        <w:r w:rsidDel="00C45DD4">
          <w:delText>The way you stood when somebody had told you exactly where to wait and you were scared to death of getting it wrong.</w:delText>
        </w:r>
      </w:del>
    </w:p>
    <w:p w14:paraId="3598BF6A" w14:textId="2F00AFE9" w:rsidR="006202CD" w:rsidDel="00C45DD4" w:rsidRDefault="003D25C0">
      <w:pPr>
        <w:pStyle w:val="BodyText"/>
        <w:rPr>
          <w:del w:id="215" w:author="Danyelle Briggs" w:date="2026-10-29T11:46:00Z" w16du:dateUtc="2026-10-29T15:46:00Z"/>
        </w:rPr>
      </w:pPr>
      <w:del w:id="216" w:author="Danyelle Briggs" w:date="2026-10-29T11:46:00Z" w16du:dateUtc="2026-10-29T15:46:00Z">
        <w:r w:rsidDel="00C45DD4">
          <w:delText>Isola had never once seen Asha stand like that anywhere she was supposed to be.</w:delText>
        </w:r>
      </w:del>
    </w:p>
    <w:p w14:paraId="3FF41E60" w14:textId="77777777" w:rsidR="006202CD" w:rsidRDefault="003D25C0">
      <w:pPr>
        <w:pStyle w:val="BodyText"/>
      </w:pPr>
      <w:r>
        <w:t>The coat was new. Dark, fitted close at the waist, falling past her knees. A tote hung off her shoulder, stiff-sided and expensive, the kind of bag that held its shape whether there was anything in it or not.</w:t>
      </w:r>
    </w:p>
    <w:p w14:paraId="133E0CB0" w14:textId="77777777" w:rsidR="006202CD" w:rsidRDefault="003D25C0">
      <w:pPr>
        <w:pStyle w:val="BodyText"/>
      </w:pPr>
      <w:r>
        <w:t>Isola had never seen either one in her life.</w:t>
      </w:r>
    </w:p>
    <w:p w14:paraId="4E797E2C" w14:textId="0C14F636" w:rsidR="006202CD" w:rsidRDefault="003D25C0">
      <w:pPr>
        <w:pStyle w:val="BodyText"/>
      </w:pPr>
      <w:r>
        <w:t>Coats like that cost money. Bags like that cost money. And money like that came from somewhere.</w:t>
      </w:r>
      <w:ins w:id="217" w:author="Danyelle Briggs" w:date="2026-10-29T11:46:00Z" w16du:dateUtc="2026-10-29T15:46:00Z">
        <w:r w:rsidR="00525285">
          <w:t xml:space="preserve"> Somewhere </w:t>
        </w:r>
      </w:ins>
      <w:ins w:id="218" w:author="Danyelle Briggs" w:date="2026-10-29T11:47:00Z" w16du:dateUtc="2026-10-29T15:47:00Z">
        <w:r w:rsidR="00525285">
          <w:t xml:space="preserve">anyone with the last name Wraithmoor didn’t have access too. </w:t>
        </w:r>
      </w:ins>
      <w:r>
        <w:t xml:space="preserve"> </w:t>
      </w:r>
      <w:del w:id="219" w:author="Danyelle Briggs" w:date="2026-10-29T11:46:00Z" w16du:dateUtc="2026-10-29T15:46:00Z">
        <w:r w:rsidDel="00525285">
          <w:delText>Fi</w:delText>
        </w:r>
        <w:r w:rsidDel="00525285">
          <w:delText>ve packed bags against a bedroom wall, a fake coin against her hip, and her cousin dressed like Ironcross at the back of Gutterlight.</w:delText>
        </w:r>
      </w:del>
    </w:p>
    <w:p w14:paraId="25EA4DB4" w14:textId="699609FE" w:rsidR="006202CD" w:rsidRDefault="003D25C0">
      <w:pPr>
        <w:pStyle w:val="BodyText"/>
      </w:pPr>
      <w:r>
        <w:t xml:space="preserve">It </w:t>
      </w:r>
      <w:ins w:id="220" w:author="Danyelle Briggs" w:date="2026-10-29T11:47:00Z" w16du:dateUtc="2026-10-29T15:47:00Z">
        <w:r w:rsidR="00525285">
          <w:t>looked right on her.</w:t>
        </w:r>
      </w:ins>
      <w:del w:id="221" w:author="Danyelle Briggs" w:date="2026-10-29T11:47:00Z" w16du:dateUtc="2026-10-29T15:47:00Z">
        <w:r w:rsidDel="00525285">
          <w:delText>all</w:delText>
        </w:r>
        <w:r w:rsidDel="00525285">
          <w:delText xml:space="preserve"> </w:delText>
        </w:r>
        <w:r w:rsidDel="00525285">
          <w:delText>fit</w:delText>
        </w:r>
        <w:r w:rsidDel="00525285">
          <w:delText>.</w:delText>
        </w:r>
      </w:del>
      <w:r>
        <w:t xml:space="preserve"> </w:t>
      </w:r>
      <w:del w:id="222" w:author="Danyelle Briggs" w:date="2026-10-29T11:47:00Z" w16du:dateUtc="2026-10-29T15:47:00Z">
        <w:r w:rsidDel="00525285">
          <w:delText xml:space="preserve">She </w:delText>
        </w:r>
      </w:del>
      <w:ins w:id="223" w:author="Danyelle Briggs" w:date="2026-10-29T11:47:00Z" w16du:dateUtc="2026-10-29T15:47:00Z">
        <w:r w:rsidR="00525285">
          <w:t>Isola</w:t>
        </w:r>
        <w:r w:rsidR="00525285">
          <w:t xml:space="preserve"> </w:t>
        </w:r>
      </w:ins>
      <w:r>
        <w:t xml:space="preserve">hated how easily it </w:t>
      </w:r>
      <w:ins w:id="224" w:author="Danyelle Briggs" w:date="2026-10-29T11:47:00Z" w16du:dateUtc="2026-10-29T15:47:00Z">
        <w:r w:rsidR="00E14A50">
          <w:t xml:space="preserve">looked like it belonged to her. </w:t>
        </w:r>
      </w:ins>
      <w:del w:id="225" w:author="Danyelle Briggs" w:date="2026-10-29T11:47:00Z" w16du:dateUtc="2026-10-29T15:47:00Z">
        <w:r w:rsidDel="00525285">
          <w:delText>fit.</w:delText>
        </w:r>
      </w:del>
    </w:p>
    <w:p w14:paraId="28B3C590" w14:textId="77777777" w:rsidR="006202CD" w:rsidRDefault="003D25C0">
      <w:pPr>
        <w:pStyle w:val="BodyText"/>
      </w:pPr>
      <w:r>
        <w:t>Asha turned her head toward the crowd noise coming through the stone. She was about to go.</w:t>
      </w:r>
    </w:p>
    <w:p w14:paraId="13AEF09E" w14:textId="7799C7E6" w:rsidR="006202CD" w:rsidDel="003155F5" w:rsidRDefault="003D25C0">
      <w:pPr>
        <w:pStyle w:val="BodyText"/>
        <w:rPr>
          <w:del w:id="226" w:author="Danyelle Briggs" w:date="2026-10-29T11:50:00Z" w16du:dateUtc="2026-10-29T15:50:00Z"/>
        </w:rPr>
      </w:pPr>
      <w:del w:id="227" w:author="Danyelle Briggs" w:date="2026-10-29T11:50:00Z" w16du:dateUtc="2026-10-29T15:50:00Z">
        <w:r w:rsidDel="003155F5">
          <w:delText>Isola stepped away from the counter.</w:delText>
        </w:r>
      </w:del>
    </w:p>
    <w:p w14:paraId="3951A5EE" w14:textId="77777777" w:rsidR="006202CD" w:rsidRDefault="003D25C0">
      <w:pPr>
        <w:pStyle w:val="BodyText"/>
      </w:pPr>
      <w:r>
        <w:t>“</w:t>
      </w:r>
      <w:r>
        <w:rPr>
          <w:i/>
          <w:iCs/>
        </w:rPr>
        <w:t>Move!</w:t>
      </w:r>
      <w:r>
        <w:t>”</w:t>
      </w:r>
    </w:p>
    <w:p w14:paraId="0C576EB6" w14:textId="72C637CC" w:rsidR="006202CD" w:rsidRDefault="003D25C0">
      <w:pPr>
        <w:pStyle w:val="BodyText"/>
      </w:pPr>
      <w:r>
        <w:t xml:space="preserve">A boy came tearing down the lane, elbows out, route coat </w:t>
      </w:r>
      <w:proofErr w:type="spellStart"/>
      <w:r>
        <w:t>flapping</w:t>
      </w:r>
      <w:ins w:id="228" w:author="Danyelle Briggs" w:date="2026-10-29T11:50:00Z" w16du:dateUtc="2026-10-29T15:50:00Z">
        <w:r w:rsidR="003155F5">
          <w:t>.</w:t>
        </w:r>
      </w:ins>
      <w:del w:id="229" w:author="Danyelle Briggs" w:date="2026-10-29T11:50:00Z" w16du:dateUtc="2026-10-29T15:50:00Z">
        <w:r w:rsidDel="003155F5">
          <w:delText xml:space="preserve">, </w:delText>
        </w:r>
        <w:r w:rsidDel="003155F5">
          <w:delText xml:space="preserve">and </w:delText>
        </w:r>
      </w:del>
      <w:r>
        <w:t>right</w:t>
      </w:r>
      <w:proofErr w:type="spellEnd"/>
      <w:r>
        <w:t xml:space="preserve"> </w:t>
      </w:r>
      <w:del w:id="230" w:author="Danyelle Briggs" w:date="2026-10-29T11:50:00Z" w16du:dateUtc="2026-10-29T15:50:00Z">
        <w:r w:rsidDel="003155F5">
          <w:delText xml:space="preserve">in </w:delText>
        </w:r>
      </w:del>
      <w:ins w:id="231" w:author="Danyelle Briggs" w:date="2026-10-29T11:50:00Z" w16du:dateUtc="2026-10-29T15:50:00Z">
        <w:r w:rsidR="003155F5">
          <w:t>In</w:t>
        </w:r>
        <w:r w:rsidR="003155F5">
          <w:t xml:space="preserve"> </w:t>
        </w:r>
      </w:ins>
      <w:r>
        <w:t xml:space="preserve">front of her, a man </w:t>
      </w:r>
      <w:del w:id="232" w:author="Danyelle Briggs" w:date="2026-10-29T11:51:00Z" w16du:dateUtc="2026-10-29T15:51:00Z">
        <w:r w:rsidDel="003155F5">
          <w:delText>stepped back off the freight wall</w:delText>
        </w:r>
      </w:del>
      <w:ins w:id="233" w:author="Danyelle Briggs" w:date="2026-10-29T11:51:00Z" w16du:dateUtc="2026-10-29T15:51:00Z">
        <w:r w:rsidR="003155F5">
          <w:t>moved</w:t>
        </w:r>
      </w:ins>
      <w:r>
        <w:t xml:space="preserve"> to get out of his way and put his entire back into her.</w:t>
      </w:r>
    </w:p>
    <w:p w14:paraId="113EE807" w14:textId="77777777" w:rsidR="006202CD" w:rsidRDefault="003D25C0">
      <w:pPr>
        <w:pStyle w:val="BodyText"/>
      </w:pPr>
      <w:r>
        <w:t>He didn’t knock her down. She’d been knocked into by bigger, and her feet stayed where they were. But the packet flew out of her hand. She watched it go, turning once in the air like it was taking its time, and burst on the wet stone at her feet.</w:t>
      </w:r>
    </w:p>
    <w:p w14:paraId="355818F4" w14:textId="77777777" w:rsidR="006202CD" w:rsidRDefault="003D25C0">
      <w:pPr>
        <w:pStyle w:val="BodyText"/>
      </w:pPr>
      <w:r>
        <w:t>Eighteen Veils of funeral grade hit the puddles and went grey.</w:t>
      </w:r>
    </w:p>
    <w:p w14:paraId="0FC21C44" w14:textId="45DEBF7F" w:rsidR="006202CD" w:rsidRDefault="003D25C0">
      <w:pPr>
        <w:pStyle w:val="BodyText"/>
      </w:pPr>
      <w:r>
        <w:rPr>
          <w:i/>
          <w:iCs/>
        </w:rPr>
        <w:t>One bumps. One runs. You find out what’s gone when you get home.</w:t>
      </w:r>
      <w:r>
        <w:t xml:space="preserve"> </w:t>
      </w:r>
      <w:r>
        <w:t>Every story she’d ever heard about the Back Market went exactly like that</w:t>
      </w:r>
      <w:ins w:id="234" w:author="Danyelle Briggs" w:date="2026-10-29T11:51:00Z" w16du:dateUtc="2026-10-29T15:51:00Z">
        <w:r w:rsidR="003155F5">
          <w:t xml:space="preserve">. </w:t>
        </w:r>
        <w:proofErr w:type="spellStart"/>
        <w:r w:rsidR="003155F5">
          <w:t>Her</w:t>
        </w:r>
      </w:ins>
      <w:del w:id="235" w:author="Danyelle Briggs" w:date="2026-10-29T11:51:00Z" w16du:dateUtc="2026-10-29T15:51:00Z">
        <w:r w:rsidDel="003155F5">
          <w:delText xml:space="preserve">, </w:delText>
        </w:r>
        <w:r w:rsidDel="003155F5">
          <w:delText xml:space="preserve">and here was a man’s back in her chest and a boy running past, and her </w:delText>
        </w:r>
      </w:del>
      <w:r>
        <w:t>hand</w:t>
      </w:r>
      <w:proofErr w:type="spellEnd"/>
      <w:r>
        <w:t xml:space="preserve"> was in her skirt before she finished thinking it, fingers locked around the coin so hard the edge bit.</w:t>
      </w:r>
    </w:p>
    <w:p w14:paraId="24C30517" w14:textId="77777777" w:rsidR="006202CD" w:rsidRDefault="003D25C0">
      <w:pPr>
        <w:pStyle w:val="BodyText"/>
      </w:pPr>
      <w:r>
        <w:t>“Damn, my bad,” the boy called over his shoulder, already past the bend.</w:t>
      </w:r>
    </w:p>
    <w:p w14:paraId="68A71985" w14:textId="77777777" w:rsidR="006202CD" w:rsidRDefault="003D25C0">
      <w:pPr>
        <w:pStyle w:val="BodyText"/>
      </w:pPr>
      <w:r>
        <w:t>Isola looked down at the salt. Then she looked up at the man.</w:t>
      </w:r>
    </w:p>
    <w:p w14:paraId="6D8AFF2C" w14:textId="77777777" w:rsidR="006202CD" w:rsidRDefault="003D25C0">
      <w:pPr>
        <w:pStyle w:val="BodyText"/>
      </w:pPr>
      <w:r>
        <w:t>And up.</w:t>
      </w:r>
    </w:p>
    <w:p w14:paraId="086C1E7E" w14:textId="6BCB4F2D" w:rsidR="006202CD" w:rsidRDefault="003D25C0">
      <w:pPr>
        <w:pStyle w:val="BodyText"/>
      </w:pPr>
      <w:r>
        <w:t xml:space="preserve">Lord. He was </w:t>
      </w:r>
      <w:r>
        <w:rPr>
          <w:i/>
          <w:iCs/>
        </w:rPr>
        <w:t>tall</w:t>
      </w:r>
      <w:r>
        <w:t xml:space="preserve">. </w:t>
      </w:r>
      <w:del w:id="236" w:author="Danyelle Briggs" w:date="2026-10-29T11:51:00Z" w16du:dateUtc="2026-10-29T15:51:00Z">
        <w:r w:rsidDel="003155F5">
          <w:delText>N</w:delText>
        </w:r>
        <w:r w:rsidDel="003155F5">
          <w:delText xml:space="preserve">ot regular tall. </w:delText>
        </w:r>
      </w:del>
      <w:r>
        <w:t>Tall enough that she had to tip her head back to get all of him</w:t>
      </w:r>
      <w:del w:id="237" w:author="Danyelle Briggs" w:date="2026-10-29T11:51:00Z" w16du:dateUtc="2026-10-29T15:51:00Z">
        <w:r w:rsidDel="003155F5">
          <w:delText xml:space="preserve">, </w:delText>
        </w:r>
        <w:r w:rsidDel="003155F5">
          <w:delText>and she was too mad to be embarrassed about it</w:delText>
        </w:r>
      </w:del>
      <w:r>
        <w:t xml:space="preserve">. </w:t>
      </w:r>
      <w:del w:id="238" w:author="Danyelle Briggs" w:date="2026-10-29T11:52:00Z" w16du:dateUtc="2026-10-29T15:52:00Z">
        <w:r w:rsidDel="003155F5">
          <w:delText>Somebody had gotten to his face recently.</w:delText>
        </w:r>
      </w:del>
      <w:ins w:id="239" w:author="Danyelle Briggs" w:date="2026-10-29T11:52:00Z" w16du:dateUtc="2026-10-29T15:52:00Z">
        <w:r w:rsidR="003155F5">
          <w:t xml:space="preserve">The </w:t>
        </w:r>
        <w:r w:rsidR="003155F5">
          <w:lastRenderedPageBreak/>
          <w:t>first thing she noticed was that someone had hit him recently.</w:t>
        </w:r>
      </w:ins>
      <w:r>
        <w:t xml:space="preserve"> Swelling high under one eye, a split in his bottom lip, and a bandage wrapped across the knuckles of his right hand</w:t>
      </w:r>
      <w:ins w:id="240" w:author="Danyelle Briggs" w:date="2026-10-29T11:52:00Z" w16du:dateUtc="2026-10-29T15:52:00Z">
        <w:r w:rsidR="003155F5">
          <w:t>.</w:t>
        </w:r>
      </w:ins>
      <w:del w:id="241" w:author="Danyelle Briggs" w:date="2026-10-29T11:52:00Z" w16du:dateUtc="2026-10-29T15:52:00Z">
        <w:r w:rsidDel="003155F5">
          <w:delText xml:space="preserve">, white gone </w:delText>
        </w:r>
        <w:r w:rsidDel="003155F5">
          <w:delText>grey</w:delText>
        </w:r>
      </w:del>
      <w:r>
        <w:t>. Rain had soaked his locs and was still running off them, down past his ear and into his beard</w:t>
      </w:r>
      <w:ins w:id="242" w:author="Danyelle Briggs" w:date="2026-10-29T11:56:00Z" w16du:dateUtc="2026-10-29T15:56:00Z">
        <w:r w:rsidR="00DB54DF">
          <w:t xml:space="preserve">. </w:t>
        </w:r>
        <w:proofErr w:type="spellStart"/>
        <w:r w:rsidR="00DB54DF">
          <w:t>He</w:t>
        </w:r>
      </w:ins>
      <w:del w:id="243" w:author="Danyelle Briggs" w:date="2026-10-29T11:56:00Z" w16du:dateUtc="2026-10-29T15:56:00Z">
        <w:r w:rsidDel="00DB54DF">
          <w:delText xml:space="preserve">, and </w:delText>
        </w:r>
        <w:r w:rsidDel="00DB54DF">
          <w:delText xml:space="preserve">he </w:delText>
        </w:r>
      </w:del>
      <w:r>
        <w:t>wasn’t</w:t>
      </w:r>
      <w:proofErr w:type="spellEnd"/>
      <w:r>
        <w:t xml:space="preserve"> even bothering to wipe it.</w:t>
      </w:r>
    </w:p>
    <w:p w14:paraId="36DA83A4" w14:textId="77777777" w:rsidR="006202CD" w:rsidRDefault="003D25C0">
      <w:pPr>
        <w:pStyle w:val="BodyText"/>
      </w:pPr>
      <w:r>
        <w:t>“You’ve got to be fucking kidding me.” She stared at the puddle. “</w:t>
      </w:r>
      <w:r>
        <w:t>That’s eighteen Veils dissolving in that puddle.”</w:t>
      </w:r>
    </w:p>
    <w:p w14:paraId="77F9096F" w14:textId="77777777" w:rsidR="006202CD" w:rsidRDefault="003D25C0">
      <w:pPr>
        <w:pStyle w:val="BodyText"/>
      </w:pPr>
      <w:r>
        <w:t>“Eighteen?” He glanced past her at Pell. His voice was low and unbothered, like he had all the time in the world and hadn’t just cost her her whole afternoon. “You robbing folks in daylight now?”</w:t>
      </w:r>
    </w:p>
    <w:p w14:paraId="27EBE5E1" w14:textId="77777777" w:rsidR="006202CD" w:rsidRDefault="003D25C0">
      <w:pPr>
        <w:pStyle w:val="BodyText"/>
      </w:pPr>
      <w:r>
        <w:t>Pell lifted both hands, rings flashing. “Price is the price, Graves. Ashvein orders come with a fee.”</w:t>
      </w:r>
    </w:p>
    <w:p w14:paraId="1FDEBAA3" w14:textId="77777777" w:rsidR="006202CD" w:rsidRDefault="003D25C0">
      <w:pPr>
        <w:pStyle w:val="BodyText"/>
      </w:pPr>
      <w:r>
        <w:rPr>
          <w:i/>
          <w:iCs/>
        </w:rPr>
        <w:t>Graves.</w:t>
      </w:r>
    </w:p>
    <w:p w14:paraId="3EAAC725" w14:textId="2087C4C5" w:rsidR="006202CD" w:rsidDel="00DB54DF" w:rsidRDefault="003D25C0">
      <w:pPr>
        <w:pStyle w:val="BodyText"/>
        <w:rPr>
          <w:del w:id="244" w:author="Danyelle Briggs" w:date="2026-10-29T11:57:00Z" w16du:dateUtc="2026-10-29T15:57:00Z"/>
        </w:rPr>
      </w:pPr>
      <w:del w:id="245" w:author="Danyelle Briggs" w:date="2026-10-29T11:57:00Z" w16du:dateUtc="2026-10-29T15:57:00Z">
        <w:r w:rsidDel="00DB54DF">
          <w:delText>Isola filed it. That was nobody’s mama’s name. That was what people called you when they’d decided what you were.</w:delText>
        </w:r>
      </w:del>
    </w:p>
    <w:p w14:paraId="4A678049" w14:textId="77777777" w:rsidR="001B73A8" w:rsidRDefault="00DB54DF">
      <w:pPr>
        <w:pStyle w:val="BodyText"/>
        <w:rPr>
          <w:ins w:id="246" w:author="Danyelle Briggs" w:date="2026-10-29T11:57:00Z" w16du:dateUtc="2026-10-29T15:57:00Z"/>
        </w:rPr>
      </w:pPr>
      <w:ins w:id="247" w:author="Danyelle Briggs" w:date="2026-10-29T11:57:00Z" w16du:dateUtc="2026-10-29T15:57:00Z">
        <w:r>
          <w:t xml:space="preserve">Isola raised an eyebrow. </w:t>
        </w:r>
      </w:ins>
      <w:r w:rsidR="003D25C0">
        <w:t xml:space="preserve">Something moved behind him against the freight wall. A hooded figure, small, pressed flat to the brick. She got one look before he shifted. The hood </w:t>
      </w:r>
      <w:proofErr w:type="gramStart"/>
      <w:r w:rsidR="003D25C0">
        <w:t>was down</w:t>
      </w:r>
      <w:proofErr w:type="gramEnd"/>
      <w:r w:rsidR="003D25C0">
        <w:t xml:space="preserve"> low, but the lamp from the next stall caught a single curl that had slipped out at the edge</w:t>
      </w:r>
      <w:ins w:id="248" w:author="Danyelle Briggs" w:date="2026-10-29T11:57:00Z" w16du:dateUtc="2026-10-29T15:57:00Z">
        <w:r w:rsidR="001B73A8">
          <w:t xml:space="preserve">. </w:t>
        </w:r>
      </w:ins>
    </w:p>
    <w:p w14:paraId="38A6BEAB" w14:textId="3747DE40" w:rsidR="006202CD" w:rsidRDefault="001B73A8">
      <w:pPr>
        <w:pStyle w:val="BodyText"/>
      </w:pPr>
      <w:proofErr w:type="spellStart"/>
      <w:ins w:id="249" w:author="Danyelle Briggs" w:date="2026-10-29T11:57:00Z" w16du:dateUtc="2026-10-29T15:57:00Z">
        <w:r>
          <w:t>The</w:t>
        </w:r>
      </w:ins>
      <w:del w:id="250" w:author="Danyelle Briggs" w:date="2026-10-29T11:57:00Z" w16du:dateUtc="2026-10-29T15:57:00Z">
        <w:r w:rsidR="003D25C0" w:rsidDel="001B73A8">
          <w:delText xml:space="preserve">, </w:delText>
        </w:r>
        <w:r w:rsidR="003D25C0" w:rsidDel="001B73A8">
          <w:delText xml:space="preserve">and the </w:delText>
        </w:r>
      </w:del>
      <w:r w:rsidR="003D25C0">
        <w:t>curl</w:t>
      </w:r>
      <w:proofErr w:type="spellEnd"/>
      <w:r w:rsidR="003D25C0">
        <w:t xml:space="preserve"> was </w:t>
      </w:r>
      <w:r w:rsidR="003D25C0">
        <w:rPr>
          <w:i/>
          <w:iCs/>
        </w:rPr>
        <w:t>red</w:t>
      </w:r>
      <w:r w:rsidR="003D25C0">
        <w:t xml:space="preserve">. </w:t>
      </w:r>
      <w:del w:id="251" w:author="Danyelle Briggs" w:date="2026-10-29T11:57:00Z" w16du:dateUtc="2026-10-29T15:57:00Z">
        <w:r w:rsidR="003D25C0" w:rsidDel="001B73A8">
          <w:delText xml:space="preserve">Not dyed. Not rust. </w:delText>
        </w:r>
      </w:del>
      <w:r w:rsidR="003D25C0">
        <w:t>Red like the inside of a coal.</w:t>
      </w:r>
    </w:p>
    <w:p w14:paraId="6FED72FF" w14:textId="77777777" w:rsidR="006202CD" w:rsidRDefault="003D25C0">
      <w:pPr>
        <w:pStyle w:val="BodyText"/>
      </w:pPr>
      <w:r>
        <w:t>“Pell,” the man said, without turning around. “Bag her another one. Put it on Camille.”</w:t>
      </w:r>
    </w:p>
    <w:p w14:paraId="0361886B" w14:textId="77777777" w:rsidR="006202CD" w:rsidRDefault="003D25C0">
      <w:pPr>
        <w:pStyle w:val="BodyText"/>
      </w:pPr>
      <w:r>
        <w:t>Pell’s eyebrows went all the way up his forehead. “Camille know she paying for this?”</w:t>
      </w:r>
    </w:p>
    <w:p w14:paraId="4FBB1403" w14:textId="62253696" w:rsidR="006202CD" w:rsidDel="001B73A8" w:rsidRDefault="003D25C0">
      <w:pPr>
        <w:pStyle w:val="BodyText"/>
        <w:rPr>
          <w:del w:id="252" w:author="Danyelle Briggs" w:date="2026-10-29T11:58:00Z" w16du:dateUtc="2026-10-29T15:58:00Z"/>
        </w:rPr>
      </w:pPr>
      <w:del w:id="253" w:author="Danyelle Briggs" w:date="2026-10-29T11:58:00Z" w16du:dateUtc="2026-10-29T15:58:00Z">
        <w:r w:rsidDel="001B73A8">
          <w:delText>Who in the world was Camille?</w:delText>
        </w:r>
      </w:del>
    </w:p>
    <w:p w14:paraId="56FB9832" w14:textId="04C499A9" w:rsidR="006202CD" w:rsidDel="001B73A8" w:rsidRDefault="003D25C0">
      <w:pPr>
        <w:pStyle w:val="BodyText"/>
        <w:rPr>
          <w:del w:id="254" w:author="Danyelle Briggs" w:date="2026-10-29T11:58:00Z" w16du:dateUtc="2026-10-29T15:58:00Z"/>
        </w:rPr>
      </w:pPr>
      <w:del w:id="255" w:author="Danyelle Briggs" w:date="2026-10-29T11:58:00Z" w16du:dateUtc="2026-10-29T15:58:00Z">
        <w:r w:rsidDel="001B73A8">
          <w:delText xml:space="preserve">Either Camille was this man’s woman and the girl at the wall was something else, or the girl at the wall </w:delText>
        </w:r>
        <w:r w:rsidDel="001B73A8">
          <w:rPr>
            <w:i/>
            <w:iCs/>
          </w:rPr>
          <w:delText>was</w:delText>
        </w:r>
        <w:r w:rsidDel="001B73A8">
          <w:delText xml:space="preserve"> Camille, or he was a whole lot more trouble than his face already said he was. Isola didn’t love any of those options.</w:delText>
        </w:r>
      </w:del>
    </w:p>
    <w:p w14:paraId="0D0A9F97" w14:textId="28FA5657" w:rsidR="006202CD" w:rsidRDefault="003D25C0">
      <w:pPr>
        <w:pStyle w:val="BodyText"/>
      </w:pPr>
      <w:del w:id="256" w:author="Danyelle Briggs" w:date="2026-10-29T11:58:00Z" w16du:dateUtc="2026-10-29T15:58:00Z">
        <w:r w:rsidDel="001B73A8">
          <w:delText xml:space="preserve">He </w:delText>
        </w:r>
      </w:del>
      <w:ins w:id="257" w:author="Danyelle Briggs" w:date="2026-10-29T11:58:00Z" w16du:dateUtc="2026-10-29T15:58:00Z">
        <w:r w:rsidR="001B73A8">
          <w:t>The man</w:t>
        </w:r>
        <w:r w:rsidR="001B73A8">
          <w:t xml:space="preserve"> </w:t>
        </w:r>
      </w:ins>
      <w:r>
        <w:t xml:space="preserve">dug into his coat and came out with four Veilmarks and set them on the counter one at a </w:t>
      </w:r>
      <w:proofErr w:type="gramStart"/>
      <w:r>
        <w:t>time</w:t>
      </w:r>
      <w:proofErr w:type="gramEnd"/>
      <w:r>
        <w:t xml:space="preserve"> so the quicksilver caught the lamp. “Bag her another one.”</w:t>
      </w:r>
    </w:p>
    <w:p w14:paraId="6B992D22" w14:textId="0BEC0EB2" w:rsidR="006202CD" w:rsidRDefault="003D25C0">
      <w:pPr>
        <w:pStyle w:val="BodyText"/>
      </w:pPr>
      <w:r>
        <w:t>Pell looked at the coins</w:t>
      </w:r>
      <w:ins w:id="258" w:author="Danyelle Briggs" w:date="2026-10-29T11:58:00Z" w16du:dateUtc="2026-10-29T15:58:00Z">
        <w:r w:rsidR="001B73A8">
          <w:t xml:space="preserve"> then at the man</w:t>
        </w:r>
      </w:ins>
      <w:del w:id="259" w:author="Danyelle Briggs" w:date="2026-10-29T11:58:00Z" w16du:dateUtc="2026-10-29T15:58:00Z">
        <w:r w:rsidDel="001B73A8">
          <w:delText xml:space="preserve">. </w:delText>
        </w:r>
        <w:r w:rsidDel="001B73A8">
          <w:delText>Then at the man’s face, long enough to place it. Something shifted under his beard</w:delText>
        </w:r>
      </w:del>
      <w:r>
        <w:t>. “Don’t got another morning cut.”</w:t>
      </w:r>
    </w:p>
    <w:p w14:paraId="6E6563EA" w14:textId="4530D9CC" w:rsidR="006202CD" w:rsidRDefault="003D25C0">
      <w:pPr>
        <w:pStyle w:val="BodyText"/>
      </w:pPr>
      <w:r>
        <w:t>“</w:t>
      </w:r>
      <w:ins w:id="260" w:author="Danyelle Briggs" w:date="2026-10-29T12:20:00Z" w16du:dateUtc="2026-10-29T16:20:00Z">
        <w:r w:rsidR="006302E6">
          <w:t>Give</w:t>
        </w:r>
      </w:ins>
      <w:del w:id="261" w:author="Danyelle Briggs" w:date="2026-10-29T12:20:00Z" w16du:dateUtc="2026-10-29T16:20:00Z">
        <w:r w:rsidDel="006302E6">
          <w:delText xml:space="preserve">Then </w:delText>
        </w:r>
        <w:r w:rsidDel="006302E6">
          <w:delText xml:space="preserve">give </w:delText>
        </w:r>
      </w:del>
      <w:ins w:id="262" w:author="Danyelle Briggs" w:date="2026-10-29T12:20:00Z" w16du:dateUtc="2026-10-29T16:20:00Z">
        <w:r w:rsidR="006302E6">
          <w:t xml:space="preserve"> </w:t>
        </w:r>
      </w:ins>
      <w:r>
        <w:t>her the evening cut early.”</w:t>
      </w:r>
    </w:p>
    <w:p w14:paraId="42B6FDDF" w14:textId="121DDF5B" w:rsidR="006202CD" w:rsidRDefault="003D25C0">
      <w:pPr>
        <w:pStyle w:val="BodyText"/>
      </w:pPr>
      <w:r>
        <w:t xml:space="preserve">Pell sighed </w:t>
      </w:r>
      <w:del w:id="263" w:author="Danyelle Briggs" w:date="2026-10-29T12:59:00Z" w16du:dateUtc="2026-10-29T16:59:00Z">
        <w:r w:rsidDel="005A7617">
          <w:delText xml:space="preserve">like he’d been asked to haul the whole tier up the cliff stairs on his back, </w:delText>
        </w:r>
      </w:del>
      <w:r>
        <w:t>and reached under the counter.</w:t>
      </w:r>
      <w:ins w:id="264" w:author="Danyelle Briggs" w:date="2026-10-29T12:35:00Z" w16du:dateUtc="2026-10-29T16:35:00Z">
        <w:r w:rsidR="006F4230">
          <w:t xml:space="preserve"> </w:t>
        </w:r>
      </w:ins>
    </w:p>
    <w:p w14:paraId="01362337" w14:textId="2276DE15" w:rsidR="006202CD" w:rsidDel="00BF71CD" w:rsidRDefault="003D25C0">
      <w:pPr>
        <w:pStyle w:val="BodyText"/>
        <w:rPr>
          <w:del w:id="265" w:author="Danyelle Briggs" w:date="2026-10-29T13:21:00Z" w16du:dateUtc="2026-10-29T17:21:00Z"/>
        </w:rPr>
      </w:pPr>
      <w:del w:id="266" w:author="Danyelle Briggs" w:date="2026-10-29T13:21:00Z" w16du:dateUtc="2026-10-29T17:21:00Z">
        <w:r w:rsidDel="00BF71CD">
          <w:lastRenderedPageBreak/>
          <w:delText>Four Veilmarks.</w:delText>
        </w:r>
      </w:del>
    </w:p>
    <w:p w14:paraId="14F1A83C" w14:textId="48785E20" w:rsidR="006202CD" w:rsidRDefault="003D25C0">
      <w:pPr>
        <w:pStyle w:val="BodyText"/>
      </w:pPr>
      <w:r>
        <w:t xml:space="preserve">Isola stared at </w:t>
      </w:r>
      <w:proofErr w:type="spellStart"/>
      <w:r>
        <w:t>t</w:t>
      </w:r>
      <w:ins w:id="267" w:author="Danyelle Briggs" w:date="2026-10-29T18:15:00Z" w16du:dateUtc="2026-10-29T22:15:00Z">
        <w:r w:rsidR="000230F5">
          <w:t>he</w:t>
        </w:r>
      </w:ins>
      <w:del w:id="268" w:author="Danyelle Briggs" w:date="2026-10-29T18:15:00Z" w16du:dateUtc="2026-10-29T22:15:00Z">
        <w:r w:rsidDel="000230F5">
          <w:delText xml:space="preserve">hose four </w:delText>
        </w:r>
      </w:del>
      <w:r>
        <w:t>coins</w:t>
      </w:r>
      <w:proofErr w:type="spellEnd"/>
      <w:r>
        <w:t xml:space="preserve"> sitting on Pell’s counter. </w:t>
      </w:r>
      <w:del w:id="269" w:author="Danyelle Briggs" w:date="2026-10-29T18:15:00Z" w16du:dateUtc="2026-10-29T22:15:00Z">
        <w:r w:rsidDel="000230F5">
          <w:delText xml:space="preserve">Pell </w:delText>
        </w:r>
      </w:del>
      <w:ins w:id="270" w:author="Danyelle Briggs" w:date="2026-10-29T18:15:00Z" w16du:dateUtc="2026-10-29T22:15:00Z">
        <w:r w:rsidR="000230F5">
          <w:t>He</w:t>
        </w:r>
        <w:r w:rsidR="000230F5">
          <w:t xml:space="preserve"> </w:t>
        </w:r>
      </w:ins>
      <w:r>
        <w:t xml:space="preserve">had put her down for </w:t>
      </w:r>
      <w:proofErr w:type="spellStart"/>
      <w:r>
        <w:t>eighteen</w:t>
      </w:r>
      <w:del w:id="271" w:author="Danyelle Briggs" w:date="2026-10-29T18:15:00Z" w16du:dateUtc="2026-10-29T22:15:00Z">
        <w:r w:rsidDel="000230F5">
          <w:delText xml:space="preserve"> on </w:delText>
        </w:r>
        <w:r w:rsidDel="000230F5">
          <w:delText xml:space="preserve">Rae’s account </w:delText>
        </w:r>
      </w:del>
      <w:r>
        <w:t>not</w:t>
      </w:r>
      <w:proofErr w:type="spellEnd"/>
      <w:r>
        <w:t xml:space="preserve"> five minutes ago</w:t>
      </w:r>
      <w:ins w:id="272" w:author="Danyelle Briggs" w:date="2026-10-29T18:15:00Z" w16du:dateUtc="2026-10-29T22:15:00Z">
        <w:r w:rsidR="000230F5">
          <w:t xml:space="preserve">. </w:t>
        </w:r>
        <w:proofErr w:type="spellStart"/>
        <w:r w:rsidR="000230F5">
          <w:t>This</w:t>
        </w:r>
      </w:ins>
      <w:del w:id="273" w:author="Danyelle Briggs" w:date="2026-10-29T18:15:00Z" w16du:dateUtc="2026-10-29T22:15:00Z">
        <w:r w:rsidDel="000230F5">
          <w:delText xml:space="preserve">, and </w:delText>
        </w:r>
        <w:r w:rsidDel="000230F5">
          <w:delText xml:space="preserve">this </w:delText>
        </w:r>
      </w:del>
      <w:r>
        <w:t>man</w:t>
      </w:r>
      <w:proofErr w:type="spellEnd"/>
      <w:r>
        <w:t xml:space="preserve"> had just laid down four for the same salt, and Pell hadn’t argued so much as a copper.</w:t>
      </w:r>
    </w:p>
    <w:p w14:paraId="15CFC291" w14:textId="1EDD046B" w:rsidR="006202CD" w:rsidRDefault="000230F5">
      <w:pPr>
        <w:pStyle w:val="BodyText"/>
      </w:pPr>
      <w:ins w:id="274" w:author="Danyelle Briggs" w:date="2026-10-29T18:15:00Z" w16du:dateUtc="2026-10-29T22:15:00Z">
        <w:r>
          <w:t>S</w:t>
        </w:r>
      </w:ins>
      <w:del w:id="275" w:author="Danyelle Briggs" w:date="2026-10-29T18:15:00Z" w16du:dateUtc="2026-10-29T22:15:00Z">
        <w:r w:rsidR="003D25C0" w:rsidDel="000230F5">
          <w:delText>Oh, s</w:delText>
        </w:r>
      </w:del>
      <w:r w:rsidR="003D25C0">
        <w:t xml:space="preserve">he and Pell were going to have </w:t>
      </w:r>
      <w:r w:rsidR="003D25C0">
        <w:rPr>
          <w:i/>
          <w:iCs/>
        </w:rPr>
        <w:t>words</w:t>
      </w:r>
      <w:r w:rsidR="003D25C0">
        <w:t>. Not today. But they were going to have them.</w:t>
      </w:r>
    </w:p>
    <w:p w14:paraId="5E67FF91" w14:textId="7780D3DE" w:rsidR="006202CD" w:rsidRDefault="003D25C0">
      <w:pPr>
        <w:pStyle w:val="BodyText"/>
      </w:pPr>
      <w:del w:id="276" w:author="Danyelle Briggs" w:date="2026-10-29T18:18:00Z" w16du:dateUtc="2026-10-29T22:18:00Z">
        <w:r w:rsidDel="00696D5D">
          <w:delText>She’d crouched over the puddle without noticing she’d done it. She stood up, hand still in her skirt, and</w:delText>
        </w:r>
      </w:del>
      <w:ins w:id="277" w:author="Danyelle Briggs" w:date="2026-10-29T18:16:00Z" w16du:dateUtc="2026-10-29T22:16:00Z">
        <w:r w:rsidR="00BF63C0">
          <w:t>found herself looking at him again.</w:t>
        </w:r>
      </w:ins>
      <w:del w:id="278" w:author="Danyelle Briggs" w:date="2026-10-29T18:16:00Z" w16du:dateUtc="2026-10-29T22:16:00Z">
        <w:r w:rsidDel="00BF63C0">
          <w:delText xml:space="preserve"> looked at him </w:delText>
        </w:r>
        <w:r w:rsidDel="00BF63C0">
          <w:delText>properly this time.</w:delText>
        </w:r>
      </w:del>
    </w:p>
    <w:p w14:paraId="56C4396D" w14:textId="110D8538" w:rsidR="006202CD" w:rsidDel="00BF63C0" w:rsidRDefault="003D25C0">
      <w:pPr>
        <w:pStyle w:val="BodyText"/>
        <w:rPr>
          <w:del w:id="279" w:author="Danyelle Briggs" w:date="2026-10-29T18:16:00Z" w16du:dateUtc="2026-10-29T22:16:00Z"/>
        </w:rPr>
      </w:pPr>
      <w:del w:id="280" w:author="Danyelle Briggs" w:date="2026-10-29T18:16:00Z" w16du:dateUtc="2026-10-29T22:16:00Z">
        <w:r w:rsidDel="00BF63C0">
          <w:delText>She took her time. Why not? He’d taken her salt; she could take a minute. The swollen eye. The lip. The wrapped hand, tied neat and tight, the kind of neat nobody managed one-handed, which meant somebody who loved him had done it.</w:delText>
        </w:r>
      </w:del>
    </w:p>
    <w:p w14:paraId="40DBE15D" w14:textId="2CAC565C" w:rsidR="006202CD" w:rsidDel="00BF63C0" w:rsidRDefault="003D25C0">
      <w:pPr>
        <w:pStyle w:val="BodyText"/>
        <w:rPr>
          <w:del w:id="281" w:author="Danyelle Briggs" w:date="2026-10-29T18:16:00Z" w16du:dateUtc="2026-10-29T22:16:00Z"/>
        </w:rPr>
      </w:pPr>
      <w:del w:id="282" w:author="Danyelle Briggs" w:date="2026-10-29T18:16:00Z" w16du:dateUtc="2026-10-29T22:16:00Z">
        <w:r w:rsidDel="00BF63C0">
          <w:delText>And he was fine.</w:delText>
        </w:r>
      </w:del>
    </w:p>
    <w:p w14:paraId="4E6193A9" w14:textId="5EB2B0CE" w:rsidR="006202CD" w:rsidDel="00BF63C0" w:rsidRDefault="003D25C0">
      <w:pPr>
        <w:pStyle w:val="BodyText"/>
        <w:rPr>
          <w:del w:id="283" w:author="Danyelle Briggs" w:date="2026-10-29T18:16:00Z" w16du:dateUtc="2026-10-29T22:16:00Z"/>
        </w:rPr>
      </w:pPr>
      <w:del w:id="284" w:author="Danyelle Briggs" w:date="2026-10-29T18:16:00Z" w16du:dateUtc="2026-10-29T22:16:00Z">
        <w:r w:rsidDel="00BF63C0">
          <w:delText>Just. Fine. She noticed it the way you noticed weather, without deciding to, and she appreciated it about as much as the rain. He had the kind of face that would’ve been easy to look at even without somebody having already tried to rearrange it, and he was standing there letting her look like he knew good and well what she was doing and didn’t mind one bit.</w:delText>
        </w:r>
      </w:del>
    </w:p>
    <w:p w14:paraId="106AA34C" w14:textId="77777777" w:rsidR="006202CD" w:rsidRDefault="003D25C0">
      <w:pPr>
        <w:pStyle w:val="BodyText"/>
      </w:pPr>
      <w:r>
        <w:rPr>
          <w:i/>
          <w:iCs/>
        </w:rPr>
        <w:t>Absolutely not. You are looking for your cousin.</w:t>
      </w:r>
    </w:p>
    <w:p w14:paraId="66075979" w14:textId="4F340537" w:rsidR="006202CD" w:rsidRDefault="003D25C0">
      <w:pPr>
        <w:pStyle w:val="BodyText"/>
      </w:pPr>
      <w:r>
        <w:t>She looked past him</w:t>
      </w:r>
      <w:ins w:id="285" w:author="Danyelle Briggs" w:date="2026-10-29T18:17:00Z" w16du:dateUtc="2026-10-29T22:17:00Z">
        <w:r w:rsidR="00696D5D">
          <w:t xml:space="preserve"> and he shifted half a step to the left, putting his shoulder square in her line of sight. </w:t>
        </w:r>
      </w:ins>
      <w:del w:id="286" w:author="Danyelle Briggs" w:date="2026-10-29T18:17:00Z" w16du:dateUtc="2026-10-29T22:17:00Z">
        <w:r w:rsidDel="00696D5D">
          <w:delText xml:space="preserve"> for the red </w:delText>
        </w:r>
        <w:r w:rsidDel="00696D5D">
          <w:delText>curl</w:delText>
        </w:r>
      </w:del>
      <w:r>
        <w:t>.</w:t>
      </w:r>
    </w:p>
    <w:p w14:paraId="43006002" w14:textId="5BCF52F5" w:rsidR="006202CD" w:rsidRDefault="003D25C0">
      <w:pPr>
        <w:pStyle w:val="BodyText"/>
      </w:pPr>
      <w:del w:id="287" w:author="Danyelle Briggs" w:date="2026-10-29T18:17:00Z" w16du:dateUtc="2026-10-29T22:17:00Z">
        <w:r w:rsidDel="00696D5D">
          <w:delText>He shifted half a step left, smooth as anything, and put his shoulder square in her line of sight.</w:delText>
        </w:r>
      </w:del>
    </w:p>
    <w:p w14:paraId="006FF988" w14:textId="3C684AFF" w:rsidR="006202CD" w:rsidRDefault="003D25C0">
      <w:pPr>
        <w:pStyle w:val="BodyText"/>
      </w:pPr>
      <w:r>
        <w:t>Isola knew a block when she saw one. She’d grown up with Tevin. Whatever that was against the wall, this man didn’t want her looking at</w:t>
      </w:r>
      <w:ins w:id="288" w:author="Danyelle Briggs" w:date="2026-10-29T18:17:00Z" w16du:dateUtc="2026-10-29T22:17:00Z">
        <w:r w:rsidR="00696D5D">
          <w:t xml:space="preserve">. </w:t>
        </w:r>
      </w:ins>
      <w:del w:id="289" w:author="Danyelle Briggs" w:date="2026-10-29T18:17:00Z" w16du:dateUtc="2026-10-29T22:17:00Z">
        <w:r w:rsidDel="00696D5D">
          <w:delText xml:space="preserve"> it</w:delText>
        </w:r>
        <w:r w:rsidDel="00696D5D">
          <w:delText xml:space="preserve">, </w:delText>
        </w:r>
        <w:r w:rsidDel="00696D5D">
          <w:delText>and he wasn’t going to say so</w:delText>
        </w:r>
      </w:del>
      <w:r>
        <w:t>.</w:t>
      </w:r>
    </w:p>
    <w:p w14:paraId="62C490D9" w14:textId="77777777" w:rsidR="006202CD" w:rsidRDefault="003D25C0">
      <w:pPr>
        <w:pStyle w:val="BodyText"/>
      </w:pPr>
      <w:r>
        <w:t>Her chin came up. “I ain’t ask you to pay for it. I ain’t trying to have no debt tied to someone in Shadowmere. Everyone knows how y’all get down.”</w:t>
      </w:r>
    </w:p>
    <w:p w14:paraId="29F5C8C0" w14:textId="5B662514" w:rsidR="006202CD" w:rsidRDefault="003D25C0">
      <w:pPr>
        <w:pStyle w:val="BodyText"/>
      </w:pPr>
      <w:r>
        <w:t xml:space="preserve">The corner of his mouth started to </w:t>
      </w:r>
      <w:del w:id="290" w:author="Danyelle Briggs" w:date="2026-10-29T18:17:00Z" w16du:dateUtc="2026-10-29T22:17:00Z">
        <w:r w:rsidDel="00696D5D">
          <w:delText>go</w:delText>
        </w:r>
      </w:del>
      <w:ins w:id="291" w:author="Danyelle Briggs" w:date="2026-10-29T18:17:00Z" w16du:dateUtc="2026-10-29T22:17:00Z">
        <w:r w:rsidR="00696D5D">
          <w:t>twitch</w:t>
        </w:r>
      </w:ins>
      <w:r>
        <w:t xml:space="preserve">. She watched the split lip stop it, and </w:t>
      </w:r>
      <w:del w:id="292" w:author="Danyelle Briggs" w:date="2026-10-29T18:17:00Z" w16du:dateUtc="2026-10-29T22:17:00Z">
        <w:r w:rsidDel="00696D5D">
          <w:delText xml:space="preserve">she </w:delText>
        </w:r>
      </w:del>
      <w:r>
        <w:t>watched him decide the smile was worth the sting anyway, for about half a second. “I knocked it out your hand. Debt’s mine.”</w:t>
      </w:r>
    </w:p>
    <w:p w14:paraId="55232C9D" w14:textId="3BDBD937" w:rsidR="006202CD" w:rsidDel="00696D5D" w:rsidRDefault="003D25C0">
      <w:pPr>
        <w:pStyle w:val="BodyText"/>
        <w:rPr>
          <w:del w:id="293" w:author="Danyelle Briggs" w:date="2026-10-29T18:18:00Z" w16du:dateUtc="2026-10-29T22:18:00Z"/>
        </w:rPr>
      </w:pPr>
      <w:del w:id="294" w:author="Danyelle Briggs" w:date="2026-10-29T18:18:00Z" w16du:dateUtc="2026-10-29T22:18:00Z">
        <w:r w:rsidDel="00696D5D">
          <w:delText>He said it like it was already settled. Not an offer. A fact.</w:delText>
        </w:r>
      </w:del>
    </w:p>
    <w:p w14:paraId="41736C16" w14:textId="0047F6FD" w:rsidR="006202CD" w:rsidDel="00696D5D" w:rsidRDefault="003D25C0">
      <w:pPr>
        <w:pStyle w:val="BodyText"/>
        <w:rPr>
          <w:del w:id="295" w:author="Danyelle Briggs" w:date="2026-10-29T18:18:00Z" w16du:dateUtc="2026-10-29T22:18:00Z"/>
        </w:rPr>
      </w:pPr>
      <w:del w:id="296" w:author="Danyelle Briggs" w:date="2026-10-29T18:18:00Z" w16du:dateUtc="2026-10-29T22:18:00Z">
        <w:r w:rsidDel="00696D5D">
          <w:delText>She had an answer ready for a man trying to make her owe him. She’d had that answer ready since she was fourteen. She did not have one for a man who’d just taken the owing on himself and left her standing there with nothing to fight.</w:delText>
        </w:r>
      </w:del>
    </w:p>
    <w:p w14:paraId="040654CC" w14:textId="0C5A88FB" w:rsidR="006202CD" w:rsidDel="00696D5D" w:rsidRDefault="003D25C0">
      <w:pPr>
        <w:pStyle w:val="BodyText"/>
        <w:rPr>
          <w:del w:id="297" w:author="Danyelle Briggs" w:date="2026-10-29T18:18:00Z" w16du:dateUtc="2026-10-29T22:18:00Z"/>
        </w:rPr>
      </w:pPr>
      <w:del w:id="298" w:author="Danyelle Briggs" w:date="2026-10-29T18:18:00Z" w16du:dateUtc="2026-10-29T22:18:00Z">
        <w:r w:rsidDel="00696D5D">
          <w:delText xml:space="preserve">That was annoying. That was </w:delText>
        </w:r>
        <w:r w:rsidDel="00696D5D">
          <w:rPr>
            <w:i/>
            <w:iCs/>
          </w:rPr>
          <w:delText>deeply</w:delText>
        </w:r>
        <w:r w:rsidDel="00696D5D">
          <w:delText xml:space="preserve"> annoying.</w:delText>
        </w:r>
      </w:del>
    </w:p>
    <w:p w14:paraId="01EFD08F" w14:textId="4887DE85" w:rsidR="006202CD" w:rsidRDefault="003D25C0">
      <w:pPr>
        <w:pStyle w:val="BodyText"/>
      </w:pPr>
      <w:r>
        <w:lastRenderedPageBreak/>
        <w:t xml:space="preserve">Pell slapped a fresh packet on the counter, wrapped twice in waxed paper. Isola took it with her free hand. </w:t>
      </w:r>
      <w:del w:id="299" w:author="Danyelle Briggs" w:date="2026-10-29T18:18:00Z" w16du:dateUtc="2026-10-29T22:18:00Z">
        <w:r w:rsidDel="00696D5D">
          <w:delText>The other one stayed in her skirt. She was not letting go of that coin for anybody, and she was definitely not letting go of it for a man named after a cemetery.</w:delText>
        </w:r>
      </w:del>
    </w:p>
    <w:p w14:paraId="6820A522" w14:textId="77777777" w:rsidR="006202CD" w:rsidRDefault="003D25C0">
      <w:pPr>
        <w:pStyle w:val="BodyText"/>
      </w:pPr>
      <w:r>
        <w:t>“Next time,” she said, “watch where you backing up.”</w:t>
      </w:r>
    </w:p>
    <w:p w14:paraId="476C097B" w14:textId="77777777" w:rsidR="006202CD" w:rsidRDefault="003D25C0">
      <w:pPr>
        <w:pStyle w:val="BodyText"/>
        <w:rPr>
          <w:ins w:id="300" w:author="Danyelle Briggs" w:date="2026-10-29T18:18:00Z" w16du:dateUtc="2026-10-29T22:18:00Z"/>
        </w:rPr>
      </w:pPr>
      <w:r>
        <w:t>“Next time, stand somewhere else.”</w:t>
      </w:r>
    </w:p>
    <w:p w14:paraId="1F07C67C" w14:textId="5495D06A" w:rsidR="00696D5D" w:rsidDel="00696D5D" w:rsidRDefault="00696D5D">
      <w:pPr>
        <w:pStyle w:val="BodyText"/>
        <w:rPr>
          <w:del w:id="301" w:author="Danyelle Briggs" w:date="2026-10-29T18:19:00Z" w16du:dateUtc="2026-10-29T22:19:00Z"/>
        </w:rPr>
      </w:pPr>
      <w:ins w:id="302" w:author="Danyelle Briggs" w:date="2026-10-29T18:18:00Z" w16du:dateUtc="2026-10-29T22:18:00Z">
        <w:r>
          <w:t>Iso</w:t>
        </w:r>
      </w:ins>
      <w:ins w:id="303" w:author="Danyelle Briggs" w:date="2026-10-29T18:19:00Z" w16du:dateUtc="2026-10-29T22:19:00Z">
        <w:r>
          <w:t xml:space="preserve">la </w:t>
        </w:r>
      </w:ins>
    </w:p>
    <w:p w14:paraId="16B49565" w14:textId="2FAB8EE9" w:rsidR="006202CD" w:rsidDel="00696D5D" w:rsidRDefault="003D25C0">
      <w:pPr>
        <w:pStyle w:val="BodyText"/>
        <w:rPr>
          <w:del w:id="304" w:author="Danyelle Briggs" w:date="2026-10-29T18:19:00Z" w16du:dateUtc="2026-10-29T22:19:00Z"/>
        </w:rPr>
      </w:pPr>
      <w:del w:id="305" w:author="Danyelle Briggs" w:date="2026-10-29T18:19:00Z" w16du:dateUtc="2026-10-29T22:19:00Z">
        <w:r w:rsidDel="00696D5D">
          <w:delText>Oh, she had something for that. She had several somethings. She could feel every one of them lined up behind her teeth, ready to go. She looked at him and decided he hadn’t earned a single one.</w:delText>
        </w:r>
      </w:del>
    </w:p>
    <w:p w14:paraId="28D3F1C6" w14:textId="5B3E6C22" w:rsidR="006202CD" w:rsidDel="00696D5D" w:rsidRDefault="003D25C0">
      <w:pPr>
        <w:pStyle w:val="BodyText"/>
        <w:rPr>
          <w:del w:id="306" w:author="Danyelle Briggs" w:date="2026-10-29T18:19:00Z" w16du:dateUtc="2026-10-29T22:19:00Z"/>
        </w:rPr>
      </w:pPr>
      <w:del w:id="307" w:author="Danyelle Briggs" w:date="2026-10-29T18:19:00Z" w16du:dateUtc="2026-10-29T22:19:00Z">
        <w:r w:rsidDel="00696D5D">
          <w:delText xml:space="preserve">And she could tell he knew it. And she could tell he was </w:delText>
        </w:r>
        <w:r w:rsidDel="00696D5D">
          <w:rPr>
            <w:i/>
            <w:iCs/>
          </w:rPr>
          <w:delText>enjoying</w:delText>
        </w:r>
        <w:r w:rsidDel="00696D5D">
          <w:delText xml:space="preserve"> it.</w:delText>
        </w:r>
      </w:del>
    </w:p>
    <w:p w14:paraId="65EF079A" w14:textId="6794875C" w:rsidR="006202CD" w:rsidDel="00696D5D" w:rsidRDefault="003D25C0">
      <w:pPr>
        <w:pStyle w:val="BodyText"/>
        <w:rPr>
          <w:del w:id="308" w:author="Danyelle Briggs" w:date="2026-10-29T18:19:00Z" w16du:dateUtc="2026-10-29T22:19:00Z"/>
        </w:rPr>
      </w:pPr>
      <w:del w:id="309" w:author="Danyelle Briggs" w:date="2026-10-29T18:19:00Z" w16du:dateUtc="2026-10-29T22:19:00Z">
        <w:r w:rsidDel="00696D5D">
          <w:delText>That was the worst part.</w:delText>
        </w:r>
      </w:del>
    </w:p>
    <w:p w14:paraId="1E039483" w14:textId="3A81330F" w:rsidR="006202CD" w:rsidRDefault="003D25C0">
      <w:pPr>
        <w:pStyle w:val="BodyText"/>
      </w:pPr>
      <w:del w:id="310" w:author="Danyelle Briggs" w:date="2026-10-29T18:19:00Z" w16du:dateUtc="2026-10-29T22:19:00Z">
        <w:r w:rsidDel="00696D5D">
          <w:delText xml:space="preserve">She </w:delText>
        </w:r>
      </w:del>
      <w:r>
        <w:t>tucked the packet under her arm, stepped around the grey puddle, and went up the lane toward the bend without looking back.</w:t>
      </w:r>
    </w:p>
    <w:p w14:paraId="0A6518D8" w14:textId="5077E64D" w:rsidR="006202CD" w:rsidRDefault="003D25C0">
      <w:pPr>
        <w:pStyle w:val="BodyText"/>
      </w:pPr>
      <w:r>
        <w:t xml:space="preserve">She wanted to look back. She could feel the exact spot between her shoulder blades where she’d know if he was watching, </w:t>
      </w:r>
      <w:ins w:id="311" w:author="Danyelle Briggs" w:date="2026-10-29T18:19:00Z" w16du:dateUtc="2026-10-29T22:19:00Z">
        <w:r w:rsidR="00696D5D">
          <w:t xml:space="preserve">but </w:t>
        </w:r>
      </w:ins>
      <w:del w:id="312" w:author="Danyelle Briggs" w:date="2026-10-29T18:19:00Z" w16du:dateUtc="2026-10-29T22:19:00Z">
        <w:r w:rsidDel="00696D5D">
          <w:delText>and</w:delText>
        </w:r>
      </w:del>
      <w:r>
        <w:t xml:space="preserve"> she wasn’t about to give him the satisfaction of finding out. She had a cousin to catch.</w:t>
      </w:r>
    </w:p>
    <w:p w14:paraId="6376D33C" w14:textId="77777777" w:rsidR="006202CD" w:rsidRDefault="003D25C0">
      <w:r>
        <w:pict w14:anchorId="2285A09A">
          <v:rect id="_x0000_i1130" style="width:0;height:1.5pt" o:hralign="center" o:hrstd="t" o:hr="t"/>
        </w:pict>
      </w:r>
    </w:p>
    <w:p w14:paraId="60928A8C" w14:textId="77777777" w:rsidR="006202CD" w:rsidRDefault="003D25C0">
      <w:pPr>
        <w:pStyle w:val="FirstParagraph"/>
      </w:pPr>
      <w:r>
        <w:t>The bend was empty.</w:t>
      </w:r>
    </w:p>
    <w:p w14:paraId="70DA1052" w14:textId="77777777" w:rsidR="006202CD" w:rsidRDefault="003D25C0">
      <w:pPr>
        <w:pStyle w:val="BodyText"/>
      </w:pPr>
      <w:r>
        <w:t>Two runners crossed it with a box between them, arguing about which door they’d been paid to use. Behind them, nothing. Just the lane curving off toward the noise of Gutterlight, and the noise.</w:t>
      </w:r>
    </w:p>
    <w:p w14:paraId="78B11677" w14:textId="519BD1B2" w:rsidR="006202CD" w:rsidDel="00696D5D" w:rsidRDefault="003D25C0">
      <w:pPr>
        <w:pStyle w:val="BodyText"/>
        <w:rPr>
          <w:del w:id="313" w:author="Danyelle Briggs" w:date="2026-10-29T18:19:00Z" w16du:dateUtc="2026-10-29T22:19:00Z"/>
        </w:rPr>
      </w:pPr>
      <w:r>
        <w:t xml:space="preserve">Isola stood exactly where Asha had been standing and turned in a slow circle. </w:t>
      </w:r>
      <w:del w:id="314" w:author="Danyelle Briggs" w:date="2026-10-29T18:19:00Z" w16du:dateUtc="2026-10-29T22:19:00Z">
        <w:r w:rsidDel="00696D5D">
          <w:delText>Nobody in a fitted coat. Nobody anywhere.</w:delText>
        </w:r>
      </w:del>
    </w:p>
    <w:p w14:paraId="3CB7DD06" w14:textId="77777777" w:rsidR="006202CD" w:rsidRDefault="003D25C0">
      <w:pPr>
        <w:pStyle w:val="BodyText"/>
      </w:pPr>
      <w:r>
        <w:t>Fifteen steps. That was how close she’d been. Fifteen steps, and she’d spent them looking at a man’s face.</w:t>
      </w:r>
    </w:p>
    <w:p w14:paraId="74A70A84" w14:textId="77777777" w:rsidR="006202CD" w:rsidRDefault="003D25C0">
      <w:pPr>
        <w:pStyle w:val="BodyText"/>
      </w:pPr>
      <w:r>
        <w:t>She checked the crossing. She checked the doorways on both sides and the mouth of the next alley, where the drainage ran ankle-deep and stank of dye. She walked the whole length of Gutterlight’s back wall, ducking into every doorway that would let a body stand out of the rain, until a match let out inside the Ring and the roar came through the stone hard enough to hum in her back teeth.</w:t>
      </w:r>
    </w:p>
    <w:p w14:paraId="474B53E7" w14:textId="77777777" w:rsidR="006202CD" w:rsidRDefault="003D25C0">
      <w:pPr>
        <w:pStyle w:val="BodyText"/>
      </w:pPr>
      <w:r>
        <w:t>By then the crowd at the bend had doubled. Asha could have been anywhere in it or nowhere near it.</w:t>
      </w:r>
    </w:p>
    <w:p w14:paraId="2FDE98C4" w14:textId="4509D3FB" w:rsidR="006202CD" w:rsidRDefault="003D25C0">
      <w:pPr>
        <w:pStyle w:val="BodyText"/>
      </w:pPr>
      <w:r>
        <w:lastRenderedPageBreak/>
        <w:t xml:space="preserve">Isola stood </w:t>
      </w:r>
      <w:del w:id="315" w:author="Danyelle Briggs" w:date="2026-10-29T18:20:00Z" w16du:dateUtc="2026-10-29T22:20:00Z">
        <w:r w:rsidDel="00696D5D">
          <w:delText xml:space="preserve">in the rain with the salt under her arm and her hand still locked on the coin, </w:delText>
        </w:r>
      </w:del>
      <w:r>
        <w:t>so mad she couldn’t pick who to aim it at.</w:t>
      </w:r>
    </w:p>
    <w:p w14:paraId="09975480" w14:textId="42163875" w:rsidR="006202CD" w:rsidRDefault="003D25C0">
      <w:pPr>
        <w:pStyle w:val="BodyText"/>
      </w:pPr>
      <w:r>
        <w:t xml:space="preserve">Asha first. </w:t>
      </w:r>
      <w:del w:id="316" w:author="Danyelle Briggs" w:date="2026-10-29T18:20:00Z" w16du:dateUtc="2026-10-29T22:20:00Z">
        <w:r w:rsidDel="00696D5D">
          <w:delText xml:space="preserve">Asha for the coat and the bag and the coin and two years of luggage. </w:delText>
        </w:r>
      </w:del>
      <w:r>
        <w:t>Pell second</w:t>
      </w:r>
      <w:ins w:id="317" w:author="Danyelle Briggs" w:date="2026-10-29T18:20:00Z" w16du:dateUtc="2026-10-29T22:20:00Z">
        <w:r w:rsidR="00696D5D">
          <w:t>.</w:t>
        </w:r>
      </w:ins>
      <w:del w:id="318" w:author="Danyelle Briggs" w:date="2026-10-29T18:20:00Z" w16du:dateUtc="2026-10-29T22:20:00Z">
        <w:r w:rsidDel="00696D5D">
          <w:delText xml:space="preserve">, for </w:delText>
        </w:r>
        <w:r w:rsidDel="00696D5D">
          <w:delText>eighteen</w:delText>
        </w:r>
      </w:del>
      <w:r>
        <w:t>. The two men in dark coats third</w:t>
      </w:r>
      <w:ins w:id="319" w:author="Danyelle Briggs" w:date="2026-10-29T23:24:00Z" w16du:dateUtc="2026-10-30T03:24:00Z">
        <w:r w:rsidR="0074704E">
          <w:t>.</w:t>
        </w:r>
      </w:ins>
      <w:del w:id="320" w:author="Danyelle Briggs" w:date="2026-10-29T23:24:00Z" w16du:dateUtc="2026-10-30T03:24:00Z">
        <w:r w:rsidDel="0074704E">
          <w:delText xml:space="preserve">, for whatever they </w:delText>
        </w:r>
        <w:r w:rsidDel="0074704E">
          <w:delText>were</w:delText>
        </w:r>
      </w:del>
      <w:r>
        <w:t>. The boy with the elbows</w:t>
      </w:r>
      <w:ins w:id="321" w:author="Danyelle Briggs" w:date="2026-10-29T23:24:00Z" w16du:dateUtc="2026-10-30T03:24:00Z">
        <w:r w:rsidR="0074704E">
          <w:t xml:space="preserve"> was </w:t>
        </w:r>
        <w:proofErr w:type="gramStart"/>
        <w:r w:rsidR="0074704E">
          <w:t>definitely fourth</w:t>
        </w:r>
      </w:ins>
      <w:proofErr w:type="gramEnd"/>
      <w:r>
        <w:t>.</w:t>
      </w:r>
    </w:p>
    <w:p w14:paraId="0D9155F2" w14:textId="77777777" w:rsidR="006202CD" w:rsidRDefault="003D25C0">
      <w:pPr>
        <w:pStyle w:val="BodyText"/>
      </w:pPr>
      <w:r>
        <w:t>Then him.</w:t>
      </w:r>
    </w:p>
    <w:p w14:paraId="1B9AD52C" w14:textId="11EC3CF3" w:rsidR="006202CD" w:rsidDel="0074704E" w:rsidRDefault="003D25C0">
      <w:pPr>
        <w:pStyle w:val="BodyText"/>
        <w:rPr>
          <w:del w:id="322" w:author="Danyelle Briggs" w:date="2026-10-29T23:24:00Z" w16du:dateUtc="2026-10-30T03:24:00Z"/>
        </w:rPr>
      </w:pPr>
      <w:del w:id="323" w:author="Danyelle Briggs" w:date="2026-10-29T23:24:00Z" w16du:dateUtc="2026-10-30T03:24:00Z">
        <w:r w:rsidDel="0074704E">
          <w:delText>He hadn’t known what he cost her. She knew that. He’d backed up to get out of a running boy’s way, and he’d paid for the salt without making a show of it, and he’d kept his body between her and whatever was at that wall like that was just a thing his body did.</w:delText>
        </w:r>
      </w:del>
    </w:p>
    <w:p w14:paraId="1DF0AB90" w14:textId="76AAAA2B" w:rsidR="006202CD" w:rsidRDefault="003D25C0">
      <w:pPr>
        <w:pStyle w:val="BodyText"/>
      </w:pPr>
      <w:r>
        <w:t xml:space="preserve">None of </w:t>
      </w:r>
      <w:del w:id="324" w:author="Danyelle Briggs" w:date="2026-10-29T23:24:00Z" w16du:dateUtc="2026-10-30T03:24:00Z">
        <w:r w:rsidDel="0074704E">
          <w:delText>which made her feel one bit better about the fact that she’d been fifteen steps from her cousin and spent</w:delText>
        </w:r>
      </w:del>
      <w:ins w:id="325" w:author="Danyelle Briggs" w:date="2026-10-29T23:24:00Z" w16du:dateUtc="2026-10-30T03:24:00Z">
        <w:r w:rsidR="0074704E">
          <w:t>it made her feel one bit better about being fifteen steps from her cousin and spending</w:t>
        </w:r>
      </w:ins>
      <w:r>
        <w:t xml:space="preserve"> </w:t>
      </w:r>
      <w:del w:id="326" w:author="Danyelle Briggs" w:date="2026-10-29T23:24:00Z" w16du:dateUtc="2026-10-30T03:24:00Z">
        <w:r w:rsidDel="0074704E">
          <w:delText>them on his face.</w:delText>
        </w:r>
      </w:del>
      <w:ins w:id="327" w:author="Danyelle Briggs" w:date="2026-10-29T23:24:00Z" w16du:dateUtc="2026-10-30T03:24:00Z">
        <w:r w:rsidR="0074704E">
          <w:t xml:space="preserve">all fifteen looking at his face. </w:t>
        </w:r>
      </w:ins>
    </w:p>
    <w:p w14:paraId="34F27E18" w14:textId="33D2FBA5" w:rsidR="006202CD" w:rsidRDefault="003D25C0">
      <w:pPr>
        <w:pStyle w:val="BodyText"/>
      </w:pPr>
      <w:r>
        <w:t xml:space="preserve">It was a good face. </w:t>
      </w:r>
      <w:del w:id="328" w:author="Danyelle Briggs" w:date="2026-10-29T23:24:00Z" w16du:dateUtc="2026-10-30T03:24:00Z">
        <w:r w:rsidDel="0074704E">
          <w:delText>That was not the point.</w:delText>
        </w:r>
      </w:del>
    </w:p>
    <w:p w14:paraId="55DC1CD5" w14:textId="4D1087F2" w:rsidR="006202CD" w:rsidRDefault="003D25C0">
      <w:del w:id="329" w:author="Danyelle Briggs" w:date="2026-10-29T23:25:00Z" w16du:dateUtc="2026-10-30T03:25:00Z">
        <w:r w:rsidDel="00D66EBD">
          <w:pict w14:anchorId="7B6EFD72">
            <v:rect id="_x0000_i1131" style="width:0;height:1.5pt" o:hralign="center" o:hrstd="t" o:hr="t"/>
          </w:pict>
        </w:r>
      </w:del>
    </w:p>
    <w:p w14:paraId="784B0778" w14:textId="2C512C88" w:rsidR="006202CD" w:rsidRDefault="003D25C0">
      <w:pPr>
        <w:pStyle w:val="FirstParagraph"/>
      </w:pPr>
      <w:r>
        <w:t xml:space="preserve">She paid for the lift home. The salt wasn’t heavy. She paid anyway. After the assayer, she wanted walls around her and a cage full of strangers between her and anybody who might’ve decided to follow </w:t>
      </w:r>
      <w:ins w:id="330" w:author="Danyelle Briggs" w:date="2026-10-29T23:25:00Z" w16du:dateUtc="2026-10-30T03:25:00Z">
        <w:r w:rsidR="00D66EBD">
          <w:t xml:space="preserve">her. </w:t>
        </w:r>
        <w:proofErr w:type="gramStart"/>
        <w:r w:rsidR="00D66EBD">
          <w:t>Plus</w:t>
        </w:r>
        <w:proofErr w:type="gramEnd"/>
        <w:r w:rsidR="00D66EBD">
          <w:t xml:space="preserve"> the lift was easier and if she didn’t get home soon Selah would likely send a search party. </w:t>
        </w:r>
      </w:ins>
      <w:del w:id="331" w:author="Danyelle Briggs" w:date="2026-10-29T23:25:00Z" w16du:dateUtc="2026-10-30T03:25:00Z">
        <w:r w:rsidDel="00D66EBD">
          <w:delText>a girl with Rae’s token and a coin nobody would weigh</w:delText>
        </w:r>
      </w:del>
      <w:r>
        <w:t>.</w:t>
      </w:r>
    </w:p>
    <w:p w14:paraId="716A7C9A" w14:textId="2DEC9C5F" w:rsidR="006202CD" w:rsidRDefault="003D25C0">
      <w:pPr>
        <w:pStyle w:val="BodyText"/>
      </w:pPr>
      <w:r>
        <w:t>Eleven people</w:t>
      </w:r>
      <w:ins w:id="332" w:author="Danyelle Briggs" w:date="2026-10-29T23:25:00Z" w16du:dateUtc="2026-10-30T03:25:00Z">
        <w:r w:rsidR="00D66EBD">
          <w:t xml:space="preserve"> stood</w:t>
        </w:r>
      </w:ins>
      <w:r>
        <w:t xml:space="preserve"> in a cage built for eight. Somebody’s elbow </w:t>
      </w:r>
      <w:del w:id="333" w:author="Danyelle Briggs" w:date="2026-10-29T23:25:00Z" w16du:dateUtc="2026-10-30T03:25:00Z">
        <w:r w:rsidDel="00D66EBD">
          <w:delText xml:space="preserve">lived </w:delText>
        </w:r>
      </w:del>
      <w:ins w:id="334" w:author="Danyelle Briggs" w:date="2026-10-29T23:25:00Z" w16du:dateUtc="2026-10-30T03:25:00Z">
        <w:r w:rsidR="00D66EBD">
          <w:t>pressed</w:t>
        </w:r>
        <w:r w:rsidR="00D66EBD">
          <w:t xml:space="preserve"> </w:t>
        </w:r>
      </w:ins>
      <w:r>
        <w:t>in</w:t>
      </w:r>
      <w:ins w:id="335" w:author="Danyelle Briggs" w:date="2026-10-29T23:25:00Z" w16du:dateUtc="2026-10-30T03:25:00Z">
        <w:r w:rsidR="00D66EBD">
          <w:t>to</w:t>
        </w:r>
      </w:ins>
      <w:r>
        <w:t xml:space="preserve"> her ribs the whole way up. Isola kept the packet flat against her chest and her hand over her skirt, </w:t>
      </w:r>
      <w:del w:id="336" w:author="Danyelle Briggs" w:date="2026-10-29T23:26:00Z" w16du:dateUtc="2026-10-30T03:26:00Z">
        <w:r w:rsidDel="00D66EBD">
          <w:delText>a</w:delText>
        </w:r>
        <w:r w:rsidDel="00D66EBD">
          <w:delText xml:space="preserve">nd </w:delText>
        </w:r>
      </w:del>
      <w:ins w:id="337" w:author="Danyelle Briggs" w:date="2026-10-29T23:26:00Z" w16du:dateUtc="2026-10-30T03:26:00Z">
        <w:r w:rsidR="00D66EBD">
          <w:t>as</w:t>
        </w:r>
        <w:r w:rsidR="00D66EBD">
          <w:t xml:space="preserve"> </w:t>
        </w:r>
      </w:ins>
      <w:r>
        <w:t>the operator called out the levels without looking up from his lever. Halflight. Service Shaft. Ashvein West.</w:t>
      </w:r>
    </w:p>
    <w:p w14:paraId="1D3B2372" w14:textId="641B7C37" w:rsidR="006202CD" w:rsidDel="00D66EBD" w:rsidRDefault="003D25C0">
      <w:pPr>
        <w:pStyle w:val="BodyText"/>
        <w:rPr>
          <w:del w:id="338" w:author="Danyelle Briggs" w:date="2026-10-29T23:26:00Z" w16du:dateUtc="2026-10-30T03:26:00Z"/>
        </w:rPr>
      </w:pPr>
      <w:del w:id="339" w:author="Danyelle Briggs" w:date="2026-10-29T23:26:00Z" w16du:dateUtc="2026-10-30T03:26:00Z">
        <w:r w:rsidDel="00D66EBD">
          <w:delText>She spent the entire ride irritated by six seconds of him.</w:delText>
        </w:r>
      </w:del>
    </w:p>
    <w:p w14:paraId="00CB9DDE" w14:textId="0B348E9A" w:rsidR="006202CD" w:rsidDel="00D66EBD" w:rsidRDefault="003D25C0">
      <w:pPr>
        <w:pStyle w:val="BodyText"/>
        <w:rPr>
          <w:del w:id="340" w:author="Danyelle Briggs" w:date="2026-10-29T23:26:00Z" w16du:dateUtc="2026-10-30T03:26:00Z"/>
        </w:rPr>
      </w:pPr>
      <w:del w:id="341" w:author="Danyelle Briggs" w:date="2026-10-29T23:26:00Z" w16du:dateUtc="2026-10-30T03:26:00Z">
        <w:r w:rsidDel="00D66EBD">
          <w:delText xml:space="preserve">Six seconds was about how long she’d stood there looking at him like she had the right, and about how long he’d stood there letting her. </w:delText>
        </w:r>
        <w:r w:rsidDel="00D66EBD">
          <w:rPr>
            <w:i/>
            <w:iCs/>
          </w:rPr>
          <w:delText>Debt’s mine.</w:delText>
        </w:r>
        <w:r w:rsidDel="00D66EBD">
          <w:delText xml:space="preserve"> </w:delText>
        </w:r>
        <w:r w:rsidDel="00D66EBD">
          <w:delText xml:space="preserve">She went over it and couldn’t find a single thing wrong with it, which was its own problem. </w:delText>
        </w:r>
        <w:r w:rsidDel="00D66EBD">
          <w:rPr>
            <w:i/>
            <w:iCs/>
          </w:rPr>
          <w:delText>Next time, stand somewhere else.</w:delText>
        </w:r>
        <w:r w:rsidDel="00D66EBD">
          <w:delText xml:space="preserve"> Plenty wrong with that one. She caught herself almost smiling about it and stopped.</w:delText>
        </w:r>
      </w:del>
    </w:p>
    <w:p w14:paraId="1E73EBC6" w14:textId="50D41483" w:rsidR="006202CD" w:rsidDel="00D66EBD" w:rsidRDefault="003D25C0">
      <w:pPr>
        <w:pStyle w:val="BodyText"/>
        <w:rPr>
          <w:del w:id="342" w:author="Danyelle Briggs" w:date="2026-10-29T23:26:00Z" w16du:dateUtc="2026-10-30T03:26:00Z"/>
        </w:rPr>
      </w:pPr>
      <w:del w:id="343" w:author="Danyelle Briggs" w:date="2026-10-29T23:26:00Z" w16du:dateUtc="2026-10-30T03:26:00Z">
        <w:r w:rsidDel="00D66EBD">
          <w:delText>The way he’d shifted half a step without anybody asking.</w:delText>
        </w:r>
      </w:del>
    </w:p>
    <w:p w14:paraId="6028BF27" w14:textId="3C48BE15" w:rsidR="006202CD" w:rsidDel="00D66EBD" w:rsidRDefault="003D25C0">
      <w:pPr>
        <w:pStyle w:val="BodyText"/>
        <w:rPr>
          <w:del w:id="344" w:author="Danyelle Briggs" w:date="2026-10-29T23:26:00Z" w16du:dateUtc="2026-10-30T03:26:00Z"/>
        </w:rPr>
      </w:pPr>
      <w:del w:id="345" w:author="Danyelle Briggs" w:date="2026-10-29T23:26:00Z" w16du:dateUtc="2026-10-30T03:26:00Z">
        <w:r w:rsidDel="00D66EBD">
          <w:delText>The rain going into his beard. Like he couldn’t be bothered.</w:delText>
        </w:r>
      </w:del>
    </w:p>
    <w:p w14:paraId="163A37AA" w14:textId="227E2EE9" w:rsidR="006202CD" w:rsidDel="00D66EBD" w:rsidRDefault="003D25C0">
      <w:pPr>
        <w:pStyle w:val="BodyText"/>
        <w:rPr>
          <w:del w:id="346" w:author="Danyelle Briggs" w:date="2026-10-29T23:26:00Z" w16du:dateUtc="2026-10-30T03:26:00Z"/>
        </w:rPr>
      </w:pPr>
      <w:del w:id="347" w:author="Danyelle Briggs" w:date="2026-10-29T23:26:00Z" w16du:dateUtc="2026-10-30T03:26:00Z">
        <w:r w:rsidDel="00D66EBD">
          <w:rPr>
            <w:i/>
            <w:iCs/>
          </w:rPr>
          <w:delText>Graves.</w:delText>
        </w:r>
        <w:r w:rsidDel="00D66EBD">
          <w:delText xml:space="preserve"> That wasn’t a name. That was a warning somebody had decided to call a man.</w:delText>
        </w:r>
      </w:del>
    </w:p>
    <w:p w14:paraId="5276338C" w14:textId="77777777" w:rsidR="006202CD" w:rsidRDefault="003D25C0">
      <w:pPr>
        <w:pStyle w:val="BodyText"/>
      </w:pPr>
      <w:r>
        <w:t xml:space="preserve">Somewhere past Service Shaft, she caught her thumb working one of her rings </w:t>
      </w:r>
      <w:proofErr w:type="gramStart"/>
      <w:r>
        <w:t>around and around</w:t>
      </w:r>
      <w:proofErr w:type="gramEnd"/>
      <w:r>
        <w:t xml:space="preserve"> her finger. She made herself stop.</w:t>
      </w:r>
    </w:p>
    <w:p w14:paraId="1BA463F1" w14:textId="77777777" w:rsidR="006202CD" w:rsidRDefault="003D25C0">
      <w:pPr>
        <w:pStyle w:val="BodyText"/>
      </w:pPr>
      <w:r>
        <w:lastRenderedPageBreak/>
        <w:t>By Ashvein West, she was doing it again.</w:t>
      </w:r>
    </w:p>
    <w:p w14:paraId="0C9AE57A" w14:textId="6EE3D6A5" w:rsidR="006202CD" w:rsidRDefault="003D25C0">
      <w:del w:id="348" w:author="Danyelle Briggs" w:date="2026-10-29T23:26:00Z" w16du:dateUtc="2026-10-30T03:26:00Z">
        <w:r w:rsidDel="00D66EBD">
          <w:pict w14:anchorId="6BFE05E2">
            <v:rect id="_x0000_i1132" style="width:0;height:1.5pt" o:hralign="center" o:hrstd="t" o:hr="t"/>
          </w:pict>
        </w:r>
      </w:del>
    </w:p>
    <w:p w14:paraId="2D623364" w14:textId="77777777" w:rsidR="006202CD" w:rsidRDefault="003D25C0">
      <w:pPr>
        <w:pStyle w:val="FirstParagraph"/>
      </w:pPr>
      <w:r>
        <w:t>The rain on her coat had dried to dust by the time the gate opened. Coal smoke hung low over the lane. She’d missed at least one bell. The boys who’d been posted under the lantern across the street all morning were gone.</w:t>
      </w:r>
    </w:p>
    <w:p w14:paraId="2B5A5467" w14:textId="276834A3" w:rsidR="006202CD" w:rsidDel="00D66EBD" w:rsidRDefault="003D25C0">
      <w:pPr>
        <w:pStyle w:val="BodyText"/>
        <w:rPr>
          <w:del w:id="349" w:author="Danyelle Briggs" w:date="2026-10-29T23:26:00Z" w16du:dateUtc="2026-10-30T03:26:00Z"/>
        </w:rPr>
      </w:pPr>
      <w:del w:id="350" w:author="Danyelle Briggs" w:date="2026-10-29T23:26:00Z" w16du:dateUtc="2026-10-30T03:26:00Z">
        <w:r w:rsidDel="00D66EBD">
          <w:delText>Isola trusted the empty spot less than she’d trusted the boys.</w:delText>
        </w:r>
      </w:del>
    </w:p>
    <w:p w14:paraId="4364BB6D" w14:textId="0FEADECF" w:rsidR="006202CD" w:rsidRDefault="003D25C0">
      <w:pPr>
        <w:pStyle w:val="BodyText"/>
      </w:pPr>
      <w:r>
        <w:t xml:space="preserve">Somebody had swept the red dust off the Wraithmoor step and left it piled at the edge. Nobody in her house left a job half done on that step. She </w:t>
      </w:r>
      <w:del w:id="351" w:author="Danyelle Briggs" w:date="2026-10-29T23:26:00Z" w16du:dateUtc="2026-10-30T03:26:00Z">
        <w:r w:rsidDel="00D66EBD">
          <w:delText xml:space="preserve">looked at the little pile longer than a pile deserved, and then she </w:delText>
        </w:r>
      </w:del>
      <w:ins w:id="352" w:author="Danyelle Briggs" w:date="2026-10-29T23:26:00Z" w16du:dateUtc="2026-10-30T03:26:00Z">
        <w:r w:rsidR="00D66EBD">
          <w:t xml:space="preserve">stared at the little pile longer than it deserved, then </w:t>
        </w:r>
      </w:ins>
      <w:r>
        <w:t>looked up.</w:t>
      </w:r>
    </w:p>
    <w:p w14:paraId="0A770D6E" w14:textId="77777777" w:rsidR="006202CD" w:rsidRDefault="003D25C0">
      <w:pPr>
        <w:pStyle w:val="BodyText"/>
      </w:pPr>
      <w:r>
        <w:t>The lantern over the door still burned amber.</w:t>
      </w:r>
    </w:p>
    <w:p w14:paraId="144AFDB8" w14:textId="6BCB0E0E" w:rsidR="006202CD" w:rsidDel="00D66EBD" w:rsidRDefault="003D25C0">
      <w:pPr>
        <w:pStyle w:val="BodyText"/>
        <w:rPr>
          <w:del w:id="353" w:author="Danyelle Briggs" w:date="2026-10-29T23:26:00Z" w16du:dateUtc="2026-10-30T03:26:00Z"/>
        </w:rPr>
      </w:pPr>
      <w:r>
        <w:rPr>
          <w:i/>
          <w:iCs/>
        </w:rPr>
        <w:t>For now.</w:t>
      </w:r>
      <w:r>
        <w:t xml:space="preserve"> </w:t>
      </w:r>
      <w:del w:id="354" w:author="Danyelle Briggs" w:date="2026-10-29T23:26:00Z" w16du:dateUtc="2026-10-30T03:26:00Z">
        <w:r w:rsidDel="00D66EBD">
          <w:delText>She hated that she thought it. She went in anyway.</w:delText>
        </w:r>
      </w:del>
    </w:p>
    <w:p w14:paraId="1BF43DA2" w14:textId="522CB47F" w:rsidR="006202CD" w:rsidRDefault="003D25C0">
      <w:pPr>
        <w:pStyle w:val="BodyText"/>
      </w:pPr>
      <w:r>
        <w:t xml:space="preserve">Micah was asleep on the couch, one arm hanging off the cushion, shoes still on. </w:t>
      </w:r>
      <w:del w:id="355" w:author="Danyelle Briggs" w:date="2026-10-29T23:26:00Z" w16du:dateUtc="2026-10-30T03:26:00Z">
        <w:r w:rsidDel="00D66EBD">
          <w:delText xml:space="preserve">He’d given up on the day but not on the shoes. </w:delText>
        </w:r>
      </w:del>
      <w:r>
        <w:t xml:space="preserve">Tevin’s coat hadn’t moved from the chair. His door was still shut. She listened at it </w:t>
      </w:r>
      <w:del w:id="356" w:author="Danyelle Briggs" w:date="2026-10-29T23:27:00Z" w16du:dateUtc="2026-10-30T03:27:00Z">
        <w:r w:rsidDel="00D66EBD">
          <w:delText>on her way by and heard him breathing on the other side, slow and even, the way he breathed when he was pretending</w:delText>
        </w:r>
      </w:del>
      <w:ins w:id="357" w:author="Danyelle Briggs" w:date="2026-10-29T23:27:00Z" w16du:dateUtc="2026-10-30T03:27:00Z">
        <w:r w:rsidR="002754C3">
          <w:t xml:space="preserve"> </w:t>
        </w:r>
        <w:r w:rsidR="00D66EBD">
          <w:t xml:space="preserve">as she passed and heard him breathing on the other side, slow and even, </w:t>
        </w:r>
        <w:r w:rsidR="002754C3">
          <w:t>as he preten</w:t>
        </w:r>
      </w:ins>
      <w:ins w:id="358" w:author="Danyelle Briggs" w:date="2026-10-29T23:30:00Z" w16du:dateUtc="2026-10-30T03:30:00Z">
        <w:r w:rsidR="00E251FB">
          <w:t>ded</w:t>
        </w:r>
      </w:ins>
      <w:r>
        <w:t xml:space="preserve"> to be asleep.</w:t>
      </w:r>
    </w:p>
    <w:p w14:paraId="03ED35C3" w14:textId="26A95713" w:rsidR="006202CD" w:rsidDel="002754C3" w:rsidRDefault="003D25C0">
      <w:pPr>
        <w:pStyle w:val="BodyText"/>
        <w:rPr>
          <w:del w:id="359" w:author="Danyelle Briggs" w:date="2026-10-29T23:27:00Z" w16du:dateUtc="2026-10-30T03:27:00Z"/>
        </w:rPr>
      </w:pPr>
      <w:del w:id="360" w:author="Danyelle Briggs" w:date="2026-10-29T23:27:00Z" w16du:dateUtc="2026-10-30T03:27:00Z">
        <w:r w:rsidDel="002754C3">
          <w:delText>Good. Pretend all evening, cousin.</w:delText>
        </w:r>
      </w:del>
    </w:p>
    <w:p w14:paraId="3E343F60" w14:textId="77777777" w:rsidR="006202CD" w:rsidRDefault="003D25C0">
      <w:pPr>
        <w:pStyle w:val="BodyText"/>
      </w:pPr>
      <w:r>
        <w:t>Asha’s door was open. Isola didn’t go in. She could see the bag from the hall, standing exactly where she’d left it. If Asha had come home, she’d come and gone without touching it.</w:t>
      </w:r>
    </w:p>
    <w:p w14:paraId="75700EED" w14:textId="77777777" w:rsidR="006202CD" w:rsidRDefault="003D25C0">
      <w:pPr>
        <w:pStyle w:val="BodyText"/>
      </w:pPr>
      <w:r>
        <w:t>Selah was at the stove. She turned around when Isola came in and held out both hands for the salt before Isola got anywhere near the counter. “Pell?”</w:t>
      </w:r>
    </w:p>
    <w:p w14:paraId="66F99E1F" w14:textId="77777777" w:rsidR="006202CD" w:rsidRDefault="003D25C0">
      <w:pPr>
        <w:pStyle w:val="BodyText"/>
      </w:pPr>
      <w:r>
        <w:t>“Pell.”</w:t>
      </w:r>
    </w:p>
    <w:p w14:paraId="1133E734" w14:textId="77777777" w:rsidR="006202CD" w:rsidRDefault="003D25C0">
      <w:pPr>
        <w:pStyle w:val="BodyText"/>
      </w:pPr>
      <w:r>
        <w:t>Selah turned the packet over. Looked at the double waxed paper. “This ain’t the morning cut.”</w:t>
      </w:r>
    </w:p>
    <w:p w14:paraId="0F396480" w14:textId="77777777" w:rsidR="006202CD" w:rsidRDefault="003D25C0">
      <w:pPr>
        <w:pStyle w:val="BodyText"/>
      </w:pPr>
      <w:r>
        <w:t>“Evening cut. He tried me with quarry salt first.”</w:t>
      </w:r>
    </w:p>
    <w:p w14:paraId="27D1353A" w14:textId="77777777" w:rsidR="006202CD" w:rsidRDefault="003D25C0">
      <w:pPr>
        <w:pStyle w:val="BodyText"/>
      </w:pPr>
      <w:r>
        <w:t>“And?”</w:t>
      </w:r>
    </w:p>
    <w:p w14:paraId="1FF3CACA" w14:textId="77777777" w:rsidR="006202CD" w:rsidRDefault="003D25C0">
      <w:pPr>
        <w:pStyle w:val="BodyText"/>
      </w:pPr>
      <w:r>
        <w:t>“And I told him no.”</w:t>
      </w:r>
    </w:p>
    <w:p w14:paraId="66B75D41" w14:textId="06A4574E" w:rsidR="006202CD" w:rsidRDefault="003D25C0">
      <w:pPr>
        <w:pStyle w:val="BodyText"/>
      </w:pPr>
      <w:r>
        <w:t>Her mother untied the paper, pinched up some salt, and let it run through her fingers</w:t>
      </w:r>
      <w:del w:id="361" w:author="Danyelle Briggs" w:date="2026-10-29T23:31:00Z" w16du:dateUtc="2026-10-30T03:31:00Z">
        <w:r w:rsidDel="00E251FB">
          <w:delText>. It ran like it had somewhere better to be.</w:delText>
        </w:r>
      </w:del>
      <w:r>
        <w:t xml:space="preserve"> She nodded once, but she looked at that double wrap a good while longer than she’d looked at the salt.</w:t>
      </w:r>
    </w:p>
    <w:p w14:paraId="23817775" w14:textId="77777777" w:rsidR="006202CD" w:rsidRDefault="003D25C0">
      <w:pPr>
        <w:pStyle w:val="BodyText"/>
      </w:pPr>
      <w:r>
        <w:t>“You find your cousin?”</w:t>
      </w:r>
    </w:p>
    <w:p w14:paraId="38D08C1C" w14:textId="3E71E814" w:rsidR="006202CD" w:rsidRDefault="003D25C0">
      <w:pPr>
        <w:pStyle w:val="BodyText"/>
      </w:pPr>
      <w:r>
        <w:lastRenderedPageBreak/>
        <w:t xml:space="preserve">Selah had told her this morning </w:t>
      </w:r>
      <w:r>
        <w:rPr>
          <w:i/>
          <w:iCs/>
        </w:rPr>
        <w:t>don’t go looking</w:t>
      </w:r>
      <w:r>
        <w:t xml:space="preserve">. </w:t>
      </w:r>
      <w:ins w:id="362" w:author="Danyelle Briggs" w:date="2026-10-29T23:31:00Z" w16du:dateUtc="2026-10-30T03:31:00Z">
        <w:r w:rsidR="00A6616F">
          <w:t>S</w:t>
        </w:r>
      </w:ins>
      <w:del w:id="363" w:author="Danyelle Briggs" w:date="2026-10-29T23:31:00Z" w16du:dateUtc="2026-10-30T03:31:00Z">
        <w:r w:rsidDel="00A6616F">
          <w:delText xml:space="preserve">And </w:delText>
        </w:r>
        <w:r w:rsidDel="00A6616F">
          <w:delText>now s</w:delText>
        </w:r>
      </w:del>
      <w:r>
        <w:t xml:space="preserve">he wasn’t asking whether Isola had looked. She was asking whether she’d </w:t>
      </w:r>
      <w:r>
        <w:rPr>
          <w:i/>
          <w:iCs/>
        </w:rPr>
        <w:t>found</w:t>
      </w:r>
      <w:r>
        <w:t>.</w:t>
      </w:r>
    </w:p>
    <w:p w14:paraId="339BE863" w14:textId="0E380A39" w:rsidR="006202CD" w:rsidDel="00A6616F" w:rsidRDefault="003D25C0">
      <w:pPr>
        <w:pStyle w:val="BodyText"/>
        <w:rPr>
          <w:del w:id="364" w:author="Danyelle Briggs" w:date="2026-10-29T23:31:00Z" w16du:dateUtc="2026-10-30T03:31:00Z"/>
        </w:rPr>
      </w:pPr>
      <w:del w:id="365" w:author="Danyelle Briggs" w:date="2026-10-29T23:31:00Z" w16du:dateUtc="2026-10-30T03:31:00Z">
        <w:r w:rsidDel="00A6616F">
          <w:delText>Of course she was.</w:delText>
        </w:r>
      </w:del>
    </w:p>
    <w:p w14:paraId="7F2EEC1D" w14:textId="1C742D44" w:rsidR="006202CD" w:rsidRDefault="003D25C0">
      <w:pPr>
        <w:pStyle w:val="BodyText"/>
      </w:pPr>
      <w:r>
        <w:t xml:space="preserve">Isola reached for a rag that </w:t>
      </w:r>
      <w:del w:id="366" w:author="Danyelle Briggs" w:date="2026-10-29T23:31:00Z" w16du:dateUtc="2026-10-30T03:31:00Z">
        <w:r w:rsidDel="00A6616F">
          <w:delText>did not</w:delText>
        </w:r>
      </w:del>
      <w:ins w:id="367" w:author="Danyelle Briggs" w:date="2026-10-29T23:31:00Z" w16du:dateUtc="2026-10-30T03:31:00Z">
        <w:r w:rsidR="00A6616F">
          <w:t>didn’t</w:t>
        </w:r>
      </w:ins>
      <w:r>
        <w:t xml:space="preserve"> need reaching for. “Saw her. Lost her in the Market.”</w:t>
      </w:r>
    </w:p>
    <w:p w14:paraId="4624FFAF" w14:textId="3584FCF7" w:rsidR="006202CD" w:rsidRDefault="003D25C0">
      <w:pPr>
        <w:pStyle w:val="BodyText"/>
      </w:pPr>
      <w:r>
        <w:t>“</w:t>
      </w:r>
      <w:r>
        <w:t>Lost her how?”</w:t>
      </w:r>
      <w:ins w:id="368" w:author="Danyelle Briggs" w:date="2026-10-29T23:31:00Z" w16du:dateUtc="2026-10-30T03:31:00Z">
        <w:r w:rsidR="00A6616F">
          <w:t xml:space="preserve"> Selah asked, continuing the stir </w:t>
        </w:r>
      </w:ins>
      <w:ins w:id="369" w:author="Danyelle Briggs" w:date="2026-10-29T23:32:00Z" w16du:dateUtc="2026-10-30T03:32:00Z">
        <w:r w:rsidR="00A6616F">
          <w:t xml:space="preserve">whatever </w:t>
        </w:r>
        <w:r w:rsidR="008B6BDC">
          <w:t xml:space="preserve">blend she was working on. </w:t>
        </w:r>
      </w:ins>
    </w:p>
    <w:p w14:paraId="1471ACD3" w14:textId="30E729FE" w:rsidR="006202CD" w:rsidRDefault="003D25C0">
      <w:pPr>
        <w:pStyle w:val="BodyText"/>
      </w:pPr>
      <w:r>
        <w:t xml:space="preserve">A coat Isola couldn’t have bought with three months of courier fees. A bag to go with it. A coin the assayer wouldn’t touch. Two men who never said a word. </w:t>
      </w:r>
      <w:del w:id="370" w:author="Danyelle Briggs" w:date="2026-10-29T23:32:00Z" w16du:dateUtc="2026-10-30T03:32:00Z">
        <w:r w:rsidDel="008B6BDC">
          <w:delText>Pell, quiet. And a man called Graves who’d backed into her at the worst possible second and then stood there like he’d been glad to.</w:delText>
        </w:r>
      </w:del>
      <w:ins w:id="371" w:author="Danyelle Briggs" w:date="2026-10-29T23:32:00Z" w16du:dateUtc="2026-10-30T03:32:00Z">
        <w:r w:rsidR="008B6BDC">
          <w:t xml:space="preserve">The list was so damn long, all she could put out was one word. </w:t>
        </w:r>
      </w:ins>
    </w:p>
    <w:p w14:paraId="67FFE2BB" w14:textId="7AB47379" w:rsidR="006202CD" w:rsidRDefault="003D25C0">
      <w:pPr>
        <w:pStyle w:val="BodyText"/>
      </w:pPr>
      <w:r>
        <w:t>“Crowd</w:t>
      </w:r>
      <w:ins w:id="372" w:author="Danyelle Briggs" w:date="2026-10-29T23:32:00Z" w16du:dateUtc="2026-10-30T03:32:00Z">
        <w:r w:rsidR="008B6BDC">
          <w:t>.”</w:t>
        </w:r>
      </w:ins>
      <w:del w:id="373" w:author="Danyelle Briggs" w:date="2026-10-29T23:32:00Z" w16du:dateUtc="2026-10-30T03:32:00Z">
        <w:r w:rsidDel="008B6BDC">
          <w:delText xml:space="preserve">,” </w:delText>
        </w:r>
        <w:r w:rsidDel="008B6BDC">
          <w:delText>Isola said.</w:delText>
        </w:r>
      </w:del>
    </w:p>
    <w:p w14:paraId="5EAA1618" w14:textId="62AE2E30" w:rsidR="006202CD" w:rsidDel="008B6BDC" w:rsidRDefault="003D25C0">
      <w:pPr>
        <w:pStyle w:val="BodyText"/>
        <w:rPr>
          <w:del w:id="374" w:author="Danyelle Briggs" w:date="2026-10-29T23:32:00Z" w16du:dateUtc="2026-10-30T03:32:00Z"/>
        </w:rPr>
      </w:pPr>
      <w:del w:id="375" w:author="Danyelle Briggs" w:date="2026-10-29T23:32:00Z" w16du:dateUtc="2026-10-30T03:32:00Z">
        <w:r w:rsidDel="008B6BDC">
          <w:delText>That was the second word today she’d handed one of her parents that was only mostly true. She was going to have to start keeping count.</w:delText>
        </w:r>
      </w:del>
    </w:p>
    <w:p w14:paraId="3E1E81B7" w14:textId="3793C78D" w:rsidR="006202CD" w:rsidDel="008B6BDC" w:rsidRDefault="003D25C0">
      <w:pPr>
        <w:pStyle w:val="BodyText"/>
        <w:rPr>
          <w:del w:id="376" w:author="Danyelle Briggs" w:date="2026-10-29T23:32:00Z" w16du:dateUtc="2026-10-30T03:32:00Z"/>
        </w:rPr>
      </w:pPr>
      <w:r>
        <w:t xml:space="preserve">Selah </w:t>
      </w:r>
      <w:del w:id="377" w:author="Danyelle Briggs" w:date="2026-10-29T23:32:00Z" w16du:dateUtc="2026-10-30T03:32:00Z">
        <w:r w:rsidDel="008B6BDC">
          <w:delText>held her eyes long enough that</w:delText>
        </w:r>
      </w:del>
      <w:ins w:id="378" w:author="Danyelle Briggs" w:date="2026-10-29T23:32:00Z" w16du:dateUtc="2026-10-30T03:32:00Z">
        <w:r w:rsidR="008B6BDC">
          <w:t xml:space="preserve">stared at </w:t>
        </w:r>
        <w:proofErr w:type="gramStart"/>
        <w:r w:rsidR="008B6BDC">
          <w:t>her</w:t>
        </w:r>
        <w:proofErr w:type="gramEnd"/>
        <w:r w:rsidR="008B6BDC">
          <w:t xml:space="preserve"> so long, </w:t>
        </w:r>
      </w:ins>
      <w:ins w:id="379" w:author="Danyelle Briggs" w:date="2026-10-29T23:33:00Z" w16du:dateUtc="2026-10-30T03:33:00Z">
        <w:r w:rsidR="008B6BDC">
          <w:t>Isola broke eye contact first and began to wipe at the counter.</w:t>
        </w:r>
      </w:ins>
      <w:r>
        <w:t xml:space="preserve"> </w:t>
      </w:r>
      <w:del w:id="380" w:author="Danyelle Briggs" w:date="2026-10-29T23:33:00Z" w16du:dateUtc="2026-10-30T03:33:00Z">
        <w:r w:rsidDel="008B6BDC">
          <w:delText xml:space="preserve">Isola wiped the same spot on the counter twice. </w:delText>
        </w:r>
      </w:del>
      <w:r>
        <w:t xml:space="preserve">Then her mother turned back to the stove, and after a minute, the humming started up again. </w:t>
      </w:r>
      <w:del w:id="381" w:author="Danyelle Briggs" w:date="2026-10-29T23:32:00Z" w16du:dateUtc="2026-10-30T03:32:00Z">
        <w:r w:rsidDel="008B6BDC">
          <w:delText>Same six notes.</w:delText>
        </w:r>
      </w:del>
    </w:p>
    <w:p w14:paraId="33633202" w14:textId="77777777" w:rsidR="006202CD" w:rsidRDefault="003D25C0">
      <w:pPr>
        <w:pStyle w:val="BodyText"/>
      </w:pPr>
      <w:r>
        <w:t>“Wash up,” Selah said over it. “Food almost ready.”</w:t>
      </w:r>
    </w:p>
    <w:p w14:paraId="7F82391C" w14:textId="48D463E9" w:rsidR="006202CD" w:rsidRDefault="003D25C0">
      <w:pPr>
        <w:pStyle w:val="BodyText"/>
      </w:pPr>
      <w:r>
        <w:t>Isola went to the sink and held her hands under the water</w:t>
      </w:r>
      <w:ins w:id="382" w:author="Danyelle Briggs" w:date="2026-10-29T23:33:00Z" w16du:dateUtc="2026-10-30T03:33:00Z">
        <w:r w:rsidR="00FF29E4">
          <w:t xml:space="preserve">, </w:t>
        </w:r>
        <w:proofErr w:type="spellStart"/>
        <w:r w:rsidR="00FF29E4">
          <w:t>watching</w:t>
        </w:r>
      </w:ins>
      <w:del w:id="383" w:author="Danyelle Briggs" w:date="2026-10-29T23:33:00Z" w16du:dateUtc="2026-10-30T03:33:00Z">
        <w:r w:rsidDel="00FF29E4">
          <w:delText xml:space="preserve"> </w:delText>
        </w:r>
        <w:r w:rsidDel="00FF29E4">
          <w:delText xml:space="preserve">and watched </w:delText>
        </w:r>
      </w:del>
      <w:r>
        <w:t>the</w:t>
      </w:r>
      <w:proofErr w:type="spellEnd"/>
      <w:r>
        <w:t xml:space="preserve"> </w:t>
      </w:r>
      <w:del w:id="384" w:author="Danyelle Briggs" w:date="2026-10-29T23:34:00Z" w16du:dateUtc="2026-10-30T03:34:00Z">
        <w:r w:rsidDel="00FF29E4">
          <w:delText xml:space="preserve">Shadowmere </w:delText>
        </w:r>
      </w:del>
      <w:del w:id="385" w:author="Danyelle Briggs" w:date="2026-10-29T23:33:00Z" w16du:dateUtc="2026-10-30T03:33:00Z">
        <w:r w:rsidDel="00FF29E4">
          <w:delText xml:space="preserve">rain </w:delText>
        </w:r>
      </w:del>
      <w:del w:id="386" w:author="Danyelle Briggs" w:date="2026-10-29T23:34:00Z" w16du:dateUtc="2026-10-30T03:34:00Z">
        <w:r w:rsidDel="00FF29E4">
          <w:delText xml:space="preserve">go down the drain with </w:delText>
        </w:r>
      </w:del>
      <w:r>
        <w:t>the red dust from the stairs.</w:t>
      </w:r>
    </w:p>
    <w:p w14:paraId="41D5E4D4" w14:textId="77777777" w:rsidR="006202CD" w:rsidRDefault="003D25C0">
      <w:pPr>
        <w:pStyle w:val="BodyText"/>
      </w:pPr>
      <w:r>
        <w:rPr>
          <w:i/>
          <w:iCs/>
        </w:rPr>
        <w:t>Whatever you got into, Asha, it better not drag me back down there.</w:t>
      </w:r>
    </w:p>
    <w:p w14:paraId="22063F0E" w14:textId="24157384" w:rsidR="00FF29E4" w:rsidRDefault="00570DD9">
      <w:pPr>
        <w:pStyle w:val="BodyText"/>
        <w:rPr>
          <w:ins w:id="387" w:author="Danyelle Briggs" w:date="2026-10-29T23:34:00Z" w16du:dateUtc="2026-10-30T03:34:00Z"/>
        </w:rPr>
      </w:pPr>
      <w:ins w:id="388" w:author="Danyelle Briggs" w:date="2026-10-29T23:34:00Z" w16du:dateUtc="2026-10-30T03:34:00Z">
        <w:r>
          <w:t xml:space="preserve">No matter how many times she said it, Isola </w:t>
        </w:r>
        <w:proofErr w:type="gramStart"/>
        <w:r>
          <w:t>knew,</w:t>
        </w:r>
        <w:proofErr w:type="gramEnd"/>
        <w:r>
          <w:t xml:space="preserve"> she’d be back in Shadowmere before first bell. </w:t>
        </w:r>
      </w:ins>
      <w:del w:id="389" w:author="Danyelle Briggs" w:date="2026-10-29T23:34:00Z" w16du:dateUtc="2026-10-30T03:34:00Z">
        <w:r w:rsidR="003D25C0" w:rsidDel="00FF29E4">
          <w:delText>She thought it hard enough to count as a prayer. Then she thought about rain running into a beard, and she turned the water off harder than she needed to.</w:delText>
        </w:r>
      </w:del>
      <w:ins w:id="390" w:author="Danyelle Briggs" w:date="2026-10-29T23:34:00Z" w16du:dateUtc="2026-10-30T03:34:00Z">
        <w:r w:rsidR="00FF29E4">
          <w:br/>
        </w:r>
      </w:ins>
      <w:del w:id="391" w:author="Danyelle Briggs" w:date="2026-10-29T23:34:00Z" w16du:dateUtc="2026-10-30T03:34:00Z">
        <w:r w:rsidR="003D25C0" w:rsidDel="00FF29E4">
          <w:delText xml:space="preserve"> # </w:delText>
        </w:r>
      </w:del>
    </w:p>
    <w:bookmarkEnd w:id="0"/>
    <w:p w14:paraId="5AE2EC95" w14:textId="0D9AC238" w:rsidR="006202CD" w:rsidRDefault="006202CD">
      <w:pPr>
        <w:pStyle w:val="BodyText"/>
      </w:pPr>
    </w:p>
    <w:sectPr w:rsidR="006202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B5D91" w14:textId="77777777" w:rsidR="003D25C0" w:rsidRDefault="003D25C0">
      <w:pPr>
        <w:spacing w:after="0" w:line="240" w:lineRule="auto"/>
      </w:pPr>
      <w:r>
        <w:separator/>
      </w:r>
    </w:p>
  </w:endnote>
  <w:endnote w:type="continuationSeparator" w:id="0">
    <w:p w14:paraId="10816B18" w14:textId="77777777" w:rsidR="003D25C0" w:rsidRDefault="003D2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RW Gothi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F9284" w14:textId="77777777" w:rsidR="003D25C0" w:rsidRDefault="003D25C0">
      <w:r>
        <w:separator/>
      </w:r>
    </w:p>
  </w:footnote>
  <w:footnote w:type="continuationSeparator" w:id="0">
    <w:p w14:paraId="393412D9" w14:textId="77777777" w:rsidR="003D25C0" w:rsidRDefault="003D2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84F9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142880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yelle Briggs">
    <w15:presenceInfo w15:providerId="Windows Live" w15:userId="0967769669e403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2CD"/>
    <w:rsid w:val="0000003F"/>
    <w:rsid w:val="000230F5"/>
    <w:rsid w:val="0004442D"/>
    <w:rsid w:val="00046DF7"/>
    <w:rsid w:val="00065229"/>
    <w:rsid w:val="00065388"/>
    <w:rsid w:val="00071FB3"/>
    <w:rsid w:val="001B73A8"/>
    <w:rsid w:val="001C750B"/>
    <w:rsid w:val="0025338B"/>
    <w:rsid w:val="002754C3"/>
    <w:rsid w:val="003155F5"/>
    <w:rsid w:val="00381757"/>
    <w:rsid w:val="003912D1"/>
    <w:rsid w:val="003A1264"/>
    <w:rsid w:val="003D25C0"/>
    <w:rsid w:val="00453307"/>
    <w:rsid w:val="004720CE"/>
    <w:rsid w:val="00525285"/>
    <w:rsid w:val="00570DD9"/>
    <w:rsid w:val="00572B6E"/>
    <w:rsid w:val="00596A58"/>
    <w:rsid w:val="005A7617"/>
    <w:rsid w:val="005B3B90"/>
    <w:rsid w:val="005D5372"/>
    <w:rsid w:val="0061351D"/>
    <w:rsid w:val="006202CD"/>
    <w:rsid w:val="00621211"/>
    <w:rsid w:val="006302E6"/>
    <w:rsid w:val="006679DF"/>
    <w:rsid w:val="00696D5D"/>
    <w:rsid w:val="006A2E2D"/>
    <w:rsid w:val="006B46E6"/>
    <w:rsid w:val="006C304F"/>
    <w:rsid w:val="006F4230"/>
    <w:rsid w:val="007106EE"/>
    <w:rsid w:val="00731873"/>
    <w:rsid w:val="0074704E"/>
    <w:rsid w:val="007A5D39"/>
    <w:rsid w:val="007D2348"/>
    <w:rsid w:val="00884013"/>
    <w:rsid w:val="008A5906"/>
    <w:rsid w:val="008B6BDC"/>
    <w:rsid w:val="009A25EB"/>
    <w:rsid w:val="009C1FE0"/>
    <w:rsid w:val="00A14840"/>
    <w:rsid w:val="00A55F5C"/>
    <w:rsid w:val="00A6616F"/>
    <w:rsid w:val="00A70964"/>
    <w:rsid w:val="00AA3738"/>
    <w:rsid w:val="00AA3FA4"/>
    <w:rsid w:val="00B12D84"/>
    <w:rsid w:val="00B40C80"/>
    <w:rsid w:val="00BB470F"/>
    <w:rsid w:val="00BC2413"/>
    <w:rsid w:val="00BD4D06"/>
    <w:rsid w:val="00BF63C0"/>
    <w:rsid w:val="00BF71CD"/>
    <w:rsid w:val="00C45DD4"/>
    <w:rsid w:val="00D55272"/>
    <w:rsid w:val="00D66EBD"/>
    <w:rsid w:val="00DB54DF"/>
    <w:rsid w:val="00DB63B1"/>
    <w:rsid w:val="00E13BCA"/>
    <w:rsid w:val="00E14A50"/>
    <w:rsid w:val="00E251FB"/>
    <w:rsid w:val="00EC0F33"/>
    <w:rsid w:val="00F01846"/>
    <w:rsid w:val="00F11338"/>
    <w:rsid w:val="00F85728"/>
    <w:rsid w:val="00FB0A09"/>
    <w:rsid w:val="00FF29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7D022"/>
  <w15:docId w15:val="{D2235E90-D029-4D5D-BF72-132CDAF7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211"/>
  </w:style>
  <w:style w:type="paragraph" w:styleId="Heading1">
    <w:name w:val="heading 1"/>
    <w:basedOn w:val="Normal"/>
    <w:next w:val="Normal"/>
    <w:link w:val="Heading1Char"/>
    <w:uiPriority w:val="9"/>
    <w:qFormat/>
    <w:rsid w:val="00621211"/>
    <w:pPr>
      <w:keepNext/>
      <w:keepLines/>
      <w:spacing w:before="360" w:after="80"/>
      <w:outlineLvl w:val="0"/>
    </w:pPr>
    <w:rPr>
      <w:rFonts w:asciiTheme="majorHAnsi" w:eastAsiaTheme="majorEastAsia" w:hAnsiTheme="majorHAnsi" w:cstheme="majorBidi"/>
      <w:color w:val="FF1C22" w:themeColor="accent1" w:themeShade="BF"/>
      <w:sz w:val="40"/>
      <w:szCs w:val="40"/>
    </w:rPr>
  </w:style>
  <w:style w:type="paragraph" w:styleId="Heading2">
    <w:name w:val="heading 2"/>
    <w:basedOn w:val="Normal"/>
    <w:next w:val="Normal"/>
    <w:link w:val="Heading2Char"/>
    <w:uiPriority w:val="9"/>
    <w:unhideWhenUsed/>
    <w:qFormat/>
    <w:rsid w:val="00621211"/>
    <w:pPr>
      <w:keepNext/>
      <w:keepLines/>
      <w:spacing w:before="160" w:after="80"/>
      <w:outlineLvl w:val="1"/>
    </w:pPr>
    <w:rPr>
      <w:rFonts w:asciiTheme="majorHAnsi" w:eastAsiaTheme="majorEastAsia" w:hAnsiTheme="majorHAnsi" w:cstheme="majorBidi"/>
      <w:color w:val="FF1C22" w:themeColor="accent1" w:themeShade="BF"/>
      <w:sz w:val="32"/>
      <w:szCs w:val="32"/>
    </w:rPr>
  </w:style>
  <w:style w:type="paragraph" w:styleId="Heading3">
    <w:name w:val="heading 3"/>
    <w:basedOn w:val="Normal"/>
    <w:next w:val="Normal"/>
    <w:link w:val="Heading3Char"/>
    <w:uiPriority w:val="9"/>
    <w:unhideWhenUsed/>
    <w:qFormat/>
    <w:rsid w:val="00621211"/>
    <w:pPr>
      <w:keepNext/>
      <w:keepLines/>
      <w:spacing w:before="160" w:after="80"/>
      <w:outlineLvl w:val="2"/>
    </w:pPr>
    <w:rPr>
      <w:rFonts w:eastAsiaTheme="majorEastAsia" w:cstheme="majorBidi"/>
      <w:color w:val="FF1C22" w:themeColor="accent1" w:themeShade="BF"/>
      <w:sz w:val="28"/>
      <w:szCs w:val="28"/>
    </w:rPr>
  </w:style>
  <w:style w:type="paragraph" w:styleId="Heading4">
    <w:name w:val="heading 4"/>
    <w:basedOn w:val="Normal"/>
    <w:next w:val="Normal"/>
    <w:link w:val="Heading4Char"/>
    <w:uiPriority w:val="9"/>
    <w:unhideWhenUsed/>
    <w:qFormat/>
    <w:rsid w:val="00621211"/>
    <w:pPr>
      <w:keepNext/>
      <w:keepLines/>
      <w:spacing w:before="80" w:after="40"/>
      <w:outlineLvl w:val="3"/>
    </w:pPr>
    <w:rPr>
      <w:rFonts w:eastAsiaTheme="majorEastAsia" w:cstheme="majorBidi"/>
      <w:i/>
      <w:iCs/>
      <w:color w:val="FF1C22" w:themeColor="accent1" w:themeShade="BF"/>
    </w:rPr>
  </w:style>
  <w:style w:type="paragraph" w:styleId="Heading5">
    <w:name w:val="heading 5"/>
    <w:basedOn w:val="Normal"/>
    <w:next w:val="Normal"/>
    <w:link w:val="Heading5Char"/>
    <w:uiPriority w:val="9"/>
    <w:unhideWhenUsed/>
    <w:qFormat/>
    <w:rsid w:val="00621211"/>
    <w:pPr>
      <w:keepNext/>
      <w:keepLines/>
      <w:spacing w:before="80" w:after="40"/>
      <w:outlineLvl w:val="4"/>
    </w:pPr>
    <w:rPr>
      <w:rFonts w:eastAsiaTheme="majorEastAsia" w:cstheme="majorBidi"/>
      <w:color w:val="FF1C22" w:themeColor="accent1" w:themeShade="BF"/>
    </w:rPr>
  </w:style>
  <w:style w:type="paragraph" w:styleId="Heading6">
    <w:name w:val="heading 6"/>
    <w:basedOn w:val="Normal"/>
    <w:next w:val="Normal"/>
    <w:link w:val="Heading6Char"/>
    <w:uiPriority w:val="9"/>
    <w:unhideWhenUsed/>
    <w:qFormat/>
    <w:rsid w:val="00621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21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21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21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621211"/>
    <w:pPr>
      <w:spacing w:after="8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211"/>
    <w:pPr>
      <w:numPr>
        <w:ilvl w:val="1"/>
      </w:numPr>
    </w:pPr>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621211"/>
    <w:pPr>
      <w:spacing w:after="200" w:line="240" w:lineRule="auto"/>
    </w:pPr>
    <w:rPr>
      <w:rFonts w:ascii="URW Gothic" w:eastAsiaTheme="minorEastAsia" w:hAnsi="URW Gothic"/>
      <w:b/>
      <w:bCs/>
      <w:color w:val="FF7C80" w:themeColor="accent1"/>
      <w:kern w:val="0"/>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rFonts w:ascii="URW Gothic" w:eastAsiaTheme="minorEastAsia" w:hAnsi="URW Gothic"/>
      <w:b/>
      <w:bCs/>
      <w:color w:val="FF7C80" w:themeColor="accent1"/>
      <w:kern w:val="0"/>
      <w:sz w:val="18"/>
      <w:szCs w:val="18"/>
    </w:rPr>
  </w:style>
  <w:style w:type="character" w:customStyle="1" w:styleId="VerbatimChar">
    <w:name w:val="Verbatim Char"/>
    <w:basedOn w:val="CaptionChar"/>
    <w:link w:val="SourceCode"/>
    <w:rPr>
      <w:rFonts w:ascii="Consolas" w:eastAsiaTheme="minorEastAsia" w:hAnsi="Consolas"/>
      <w:b/>
      <w:bCs/>
      <w:color w:val="FF7C80" w:themeColor="accent1"/>
      <w:kern w:val="0"/>
      <w:sz w:val="22"/>
      <w:szCs w:val="18"/>
    </w:rPr>
  </w:style>
  <w:style w:type="character" w:customStyle="1" w:styleId="SectionNumber">
    <w:name w:val="Section Number"/>
    <w:basedOn w:val="CaptionChar"/>
    <w:rPr>
      <w:rFonts w:ascii="URW Gothic" w:eastAsiaTheme="minorEastAsia" w:hAnsi="URW Gothic"/>
      <w:b/>
      <w:bCs/>
      <w:color w:val="FF7C80" w:themeColor="accent1"/>
      <w:kern w:val="0"/>
      <w:sz w:val="18"/>
      <w:szCs w:val="18"/>
    </w:rPr>
  </w:style>
  <w:style w:type="character" w:styleId="FootnoteReference">
    <w:name w:val="footnote reference"/>
    <w:basedOn w:val="CaptionChar"/>
    <w:rPr>
      <w:rFonts w:ascii="URW Gothic" w:eastAsiaTheme="minorEastAsia" w:hAnsi="URW Gothic"/>
      <w:b/>
      <w:bCs/>
      <w:color w:val="FF7C80" w:themeColor="accent1"/>
      <w:kern w:val="0"/>
      <w:sz w:val="18"/>
      <w:szCs w:val="18"/>
      <w:vertAlign w:val="superscript"/>
    </w:rPr>
  </w:style>
  <w:style w:type="character" w:styleId="Hyperlink">
    <w:name w:val="Hyperlink"/>
    <w:basedOn w:val="CaptionChar"/>
    <w:rPr>
      <w:rFonts w:ascii="URW Gothic" w:eastAsiaTheme="minorEastAsia" w:hAnsi="URW Gothic"/>
      <w:b/>
      <w:bCs/>
      <w:color w:val="FF7C80" w:themeColor="accent1"/>
      <w:kern w:val="0"/>
      <w:sz w:val="18"/>
      <w:szCs w:val="18"/>
    </w:rPr>
  </w:style>
  <w:style w:type="paragraph" w:styleId="TOCHeading">
    <w:name w:val="TOC Heading"/>
    <w:basedOn w:val="Heading1"/>
    <w:next w:val="Normal"/>
    <w:uiPriority w:val="39"/>
    <w:unhideWhenUsed/>
    <w:qFormat/>
    <w:rsid w:val="00621211"/>
    <w:pPr>
      <w:spacing w:before="480" w:after="0" w:line="276" w:lineRule="auto"/>
      <w:outlineLvl w:val="9"/>
    </w:pPr>
    <w:rPr>
      <w:b/>
      <w:bCs/>
      <w:kern w:val="0"/>
      <w:sz w:val="28"/>
      <w:szCs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Theme="minorEastAsia" w:hAnsi="Consolas"/>
      <w:b w:val="0"/>
      <w:bCs/>
      <w:color w:val="007020"/>
      <w:kern w:val="0"/>
      <w:sz w:val="22"/>
      <w:szCs w:val="18"/>
    </w:rPr>
  </w:style>
  <w:style w:type="character" w:customStyle="1" w:styleId="DataTypeTok">
    <w:name w:val="DataTypeTok"/>
    <w:basedOn w:val="VerbatimChar"/>
    <w:rPr>
      <w:rFonts w:ascii="Consolas" w:eastAsiaTheme="minorEastAsia" w:hAnsi="Consolas"/>
      <w:b/>
      <w:bCs/>
      <w:color w:val="902000"/>
      <w:kern w:val="0"/>
      <w:sz w:val="22"/>
      <w:szCs w:val="18"/>
    </w:rPr>
  </w:style>
  <w:style w:type="character" w:customStyle="1" w:styleId="DecValTok">
    <w:name w:val="DecValTok"/>
    <w:basedOn w:val="VerbatimChar"/>
    <w:rPr>
      <w:rFonts w:ascii="Consolas" w:eastAsiaTheme="minorEastAsia" w:hAnsi="Consolas"/>
      <w:b/>
      <w:bCs/>
      <w:color w:val="40A070"/>
      <w:kern w:val="0"/>
      <w:sz w:val="22"/>
      <w:szCs w:val="18"/>
    </w:rPr>
  </w:style>
  <w:style w:type="character" w:customStyle="1" w:styleId="BaseNTok">
    <w:name w:val="BaseNTok"/>
    <w:basedOn w:val="VerbatimChar"/>
    <w:rPr>
      <w:rFonts w:ascii="Consolas" w:eastAsiaTheme="minorEastAsia" w:hAnsi="Consolas"/>
      <w:b/>
      <w:bCs/>
      <w:color w:val="40A070"/>
      <w:kern w:val="0"/>
      <w:sz w:val="22"/>
      <w:szCs w:val="18"/>
    </w:rPr>
  </w:style>
  <w:style w:type="character" w:customStyle="1" w:styleId="FloatTok">
    <w:name w:val="FloatTok"/>
    <w:basedOn w:val="VerbatimChar"/>
    <w:rPr>
      <w:rFonts w:ascii="Consolas" w:eastAsiaTheme="minorEastAsia" w:hAnsi="Consolas"/>
      <w:b/>
      <w:bCs/>
      <w:color w:val="40A070"/>
      <w:kern w:val="0"/>
      <w:sz w:val="22"/>
      <w:szCs w:val="18"/>
    </w:rPr>
  </w:style>
  <w:style w:type="character" w:customStyle="1" w:styleId="ConstantTok">
    <w:name w:val="ConstantTok"/>
    <w:basedOn w:val="VerbatimChar"/>
    <w:rPr>
      <w:rFonts w:ascii="Consolas" w:eastAsiaTheme="minorEastAsia" w:hAnsi="Consolas"/>
      <w:b/>
      <w:bCs/>
      <w:color w:val="880000"/>
      <w:kern w:val="0"/>
      <w:sz w:val="22"/>
      <w:szCs w:val="18"/>
    </w:rPr>
  </w:style>
  <w:style w:type="character" w:customStyle="1" w:styleId="CharTok">
    <w:name w:val="CharTok"/>
    <w:basedOn w:val="VerbatimChar"/>
    <w:rPr>
      <w:rFonts w:ascii="Consolas" w:eastAsiaTheme="minorEastAsia" w:hAnsi="Consolas"/>
      <w:b/>
      <w:bCs/>
      <w:color w:val="4070A0"/>
      <w:kern w:val="0"/>
      <w:sz w:val="22"/>
      <w:szCs w:val="18"/>
    </w:rPr>
  </w:style>
  <w:style w:type="character" w:customStyle="1" w:styleId="SpecialCharTok">
    <w:name w:val="SpecialCharTok"/>
    <w:basedOn w:val="VerbatimChar"/>
    <w:rPr>
      <w:rFonts w:ascii="Consolas" w:eastAsiaTheme="minorEastAsia" w:hAnsi="Consolas"/>
      <w:b/>
      <w:bCs/>
      <w:color w:val="4070A0"/>
      <w:kern w:val="0"/>
      <w:sz w:val="22"/>
      <w:szCs w:val="18"/>
    </w:rPr>
  </w:style>
  <w:style w:type="character" w:customStyle="1" w:styleId="StringTok">
    <w:name w:val="StringTok"/>
    <w:basedOn w:val="VerbatimChar"/>
    <w:rPr>
      <w:rFonts w:ascii="Consolas" w:eastAsiaTheme="minorEastAsia" w:hAnsi="Consolas"/>
      <w:b/>
      <w:bCs/>
      <w:color w:val="4070A0"/>
      <w:kern w:val="0"/>
      <w:sz w:val="22"/>
      <w:szCs w:val="18"/>
    </w:rPr>
  </w:style>
  <w:style w:type="character" w:customStyle="1" w:styleId="VerbatimStringTok">
    <w:name w:val="VerbatimStringTok"/>
    <w:basedOn w:val="VerbatimChar"/>
    <w:rPr>
      <w:rFonts w:ascii="Consolas" w:eastAsiaTheme="minorEastAsia" w:hAnsi="Consolas"/>
      <w:b/>
      <w:bCs/>
      <w:color w:val="4070A0"/>
      <w:kern w:val="0"/>
      <w:sz w:val="22"/>
      <w:szCs w:val="18"/>
    </w:rPr>
  </w:style>
  <w:style w:type="character" w:customStyle="1" w:styleId="SpecialStringTok">
    <w:name w:val="SpecialStringTok"/>
    <w:basedOn w:val="VerbatimChar"/>
    <w:rPr>
      <w:rFonts w:ascii="Consolas" w:eastAsiaTheme="minorEastAsia" w:hAnsi="Consolas"/>
      <w:b/>
      <w:bCs/>
      <w:color w:val="BB6688"/>
      <w:kern w:val="0"/>
      <w:sz w:val="22"/>
      <w:szCs w:val="18"/>
    </w:rPr>
  </w:style>
  <w:style w:type="character" w:customStyle="1" w:styleId="ImportTok">
    <w:name w:val="ImportTok"/>
    <w:basedOn w:val="VerbatimChar"/>
    <w:rPr>
      <w:rFonts w:ascii="Consolas" w:eastAsiaTheme="minorEastAsia" w:hAnsi="Consolas"/>
      <w:b w:val="0"/>
      <w:bCs/>
      <w:color w:val="008000"/>
      <w:kern w:val="0"/>
      <w:sz w:val="22"/>
      <w:szCs w:val="18"/>
    </w:rPr>
  </w:style>
  <w:style w:type="character" w:customStyle="1" w:styleId="CommentTok">
    <w:name w:val="CommentTok"/>
    <w:basedOn w:val="VerbatimChar"/>
    <w:rPr>
      <w:rFonts w:ascii="Consolas" w:eastAsiaTheme="minorEastAsia" w:hAnsi="Consolas"/>
      <w:b/>
      <w:bCs/>
      <w:i/>
      <w:color w:val="60A0B0"/>
      <w:kern w:val="0"/>
      <w:sz w:val="22"/>
      <w:szCs w:val="18"/>
    </w:rPr>
  </w:style>
  <w:style w:type="character" w:customStyle="1" w:styleId="DocumentationTok">
    <w:name w:val="DocumentationTok"/>
    <w:basedOn w:val="VerbatimChar"/>
    <w:rPr>
      <w:rFonts w:ascii="Consolas" w:eastAsiaTheme="minorEastAsia" w:hAnsi="Consolas"/>
      <w:b/>
      <w:bCs/>
      <w:i/>
      <w:color w:val="BA2121"/>
      <w:kern w:val="0"/>
      <w:sz w:val="22"/>
      <w:szCs w:val="18"/>
    </w:rPr>
  </w:style>
  <w:style w:type="character" w:customStyle="1" w:styleId="AnnotationTok">
    <w:name w:val="AnnotationTok"/>
    <w:basedOn w:val="VerbatimChar"/>
    <w:rPr>
      <w:rFonts w:ascii="Consolas" w:eastAsiaTheme="minorEastAsia" w:hAnsi="Consolas"/>
      <w:b w:val="0"/>
      <w:bCs/>
      <w:i/>
      <w:color w:val="60A0B0"/>
      <w:kern w:val="0"/>
      <w:sz w:val="22"/>
      <w:szCs w:val="18"/>
    </w:rPr>
  </w:style>
  <w:style w:type="character" w:customStyle="1" w:styleId="CommentVarTok">
    <w:name w:val="CommentVarTok"/>
    <w:basedOn w:val="VerbatimChar"/>
    <w:rPr>
      <w:rFonts w:ascii="Consolas" w:eastAsiaTheme="minorEastAsia" w:hAnsi="Consolas"/>
      <w:b w:val="0"/>
      <w:bCs/>
      <w:i/>
      <w:color w:val="60A0B0"/>
      <w:kern w:val="0"/>
      <w:sz w:val="22"/>
      <w:szCs w:val="18"/>
    </w:rPr>
  </w:style>
  <w:style w:type="character" w:customStyle="1" w:styleId="OtherTok">
    <w:name w:val="OtherTok"/>
    <w:basedOn w:val="VerbatimChar"/>
    <w:rPr>
      <w:rFonts w:ascii="Consolas" w:eastAsiaTheme="minorEastAsia" w:hAnsi="Consolas"/>
      <w:b/>
      <w:bCs/>
      <w:color w:val="007020"/>
      <w:kern w:val="0"/>
      <w:sz w:val="22"/>
      <w:szCs w:val="18"/>
    </w:rPr>
  </w:style>
  <w:style w:type="character" w:customStyle="1" w:styleId="FunctionTok">
    <w:name w:val="FunctionTok"/>
    <w:basedOn w:val="VerbatimChar"/>
    <w:rPr>
      <w:rFonts w:ascii="Consolas" w:eastAsiaTheme="minorEastAsia" w:hAnsi="Consolas"/>
      <w:b/>
      <w:bCs/>
      <w:color w:val="06287E"/>
      <w:kern w:val="0"/>
      <w:sz w:val="22"/>
      <w:szCs w:val="18"/>
    </w:rPr>
  </w:style>
  <w:style w:type="character" w:customStyle="1" w:styleId="VariableTok">
    <w:name w:val="VariableTok"/>
    <w:basedOn w:val="VerbatimChar"/>
    <w:rPr>
      <w:rFonts w:ascii="Consolas" w:eastAsiaTheme="minorEastAsia" w:hAnsi="Consolas"/>
      <w:b/>
      <w:bCs/>
      <w:color w:val="19177C"/>
      <w:kern w:val="0"/>
      <w:sz w:val="22"/>
      <w:szCs w:val="18"/>
    </w:rPr>
  </w:style>
  <w:style w:type="character" w:customStyle="1" w:styleId="ControlFlowTok">
    <w:name w:val="ControlFlowTok"/>
    <w:basedOn w:val="VerbatimChar"/>
    <w:rPr>
      <w:rFonts w:ascii="Consolas" w:eastAsiaTheme="minorEastAsia" w:hAnsi="Consolas"/>
      <w:b w:val="0"/>
      <w:bCs/>
      <w:color w:val="007020"/>
      <w:kern w:val="0"/>
      <w:sz w:val="22"/>
      <w:szCs w:val="18"/>
    </w:rPr>
  </w:style>
  <w:style w:type="character" w:customStyle="1" w:styleId="OperatorTok">
    <w:name w:val="OperatorTok"/>
    <w:basedOn w:val="VerbatimChar"/>
    <w:rPr>
      <w:rFonts w:ascii="Consolas" w:eastAsiaTheme="minorEastAsia" w:hAnsi="Consolas"/>
      <w:b/>
      <w:bCs/>
      <w:color w:val="666666"/>
      <w:kern w:val="0"/>
      <w:sz w:val="22"/>
      <w:szCs w:val="18"/>
    </w:rPr>
  </w:style>
  <w:style w:type="character" w:customStyle="1" w:styleId="BuiltInTok">
    <w:name w:val="BuiltInTok"/>
    <w:basedOn w:val="VerbatimChar"/>
    <w:rPr>
      <w:rFonts w:ascii="Consolas" w:eastAsiaTheme="minorEastAsia" w:hAnsi="Consolas"/>
      <w:b/>
      <w:bCs/>
      <w:color w:val="008000"/>
      <w:kern w:val="0"/>
      <w:sz w:val="22"/>
      <w:szCs w:val="18"/>
    </w:rPr>
  </w:style>
  <w:style w:type="character" w:customStyle="1" w:styleId="ExtensionTok">
    <w:name w:val="ExtensionTok"/>
    <w:basedOn w:val="VerbatimChar"/>
    <w:rPr>
      <w:rFonts w:ascii="Consolas" w:eastAsiaTheme="minorEastAsia" w:hAnsi="Consolas"/>
      <w:b/>
      <w:bCs/>
      <w:color w:val="FF7C80" w:themeColor="accent1"/>
      <w:kern w:val="0"/>
      <w:sz w:val="22"/>
      <w:szCs w:val="18"/>
    </w:rPr>
  </w:style>
  <w:style w:type="character" w:customStyle="1" w:styleId="PreprocessorTok">
    <w:name w:val="PreprocessorTok"/>
    <w:basedOn w:val="VerbatimChar"/>
    <w:rPr>
      <w:rFonts w:ascii="Consolas" w:eastAsiaTheme="minorEastAsia" w:hAnsi="Consolas"/>
      <w:b/>
      <w:bCs/>
      <w:color w:val="BC7A00"/>
      <w:kern w:val="0"/>
      <w:sz w:val="22"/>
      <w:szCs w:val="18"/>
    </w:rPr>
  </w:style>
  <w:style w:type="character" w:customStyle="1" w:styleId="AttributeTok">
    <w:name w:val="AttributeTok"/>
    <w:basedOn w:val="VerbatimChar"/>
    <w:rPr>
      <w:rFonts w:ascii="Consolas" w:eastAsiaTheme="minorEastAsia" w:hAnsi="Consolas"/>
      <w:b/>
      <w:bCs/>
      <w:color w:val="7D9029"/>
      <w:kern w:val="0"/>
      <w:sz w:val="22"/>
      <w:szCs w:val="18"/>
    </w:rPr>
  </w:style>
  <w:style w:type="character" w:customStyle="1" w:styleId="RegionMarkerTok">
    <w:name w:val="RegionMarkerTok"/>
    <w:basedOn w:val="VerbatimChar"/>
    <w:rPr>
      <w:rFonts w:ascii="Consolas" w:eastAsiaTheme="minorEastAsia" w:hAnsi="Consolas"/>
      <w:b/>
      <w:bCs/>
      <w:color w:val="FF7C80" w:themeColor="accent1"/>
      <w:kern w:val="0"/>
      <w:sz w:val="22"/>
      <w:szCs w:val="18"/>
    </w:rPr>
  </w:style>
  <w:style w:type="character" w:customStyle="1" w:styleId="InformationTok">
    <w:name w:val="InformationTok"/>
    <w:basedOn w:val="VerbatimChar"/>
    <w:rPr>
      <w:rFonts w:ascii="Consolas" w:eastAsiaTheme="minorEastAsia" w:hAnsi="Consolas"/>
      <w:b w:val="0"/>
      <w:bCs/>
      <w:i/>
      <w:color w:val="60A0B0"/>
      <w:kern w:val="0"/>
      <w:sz w:val="22"/>
      <w:szCs w:val="18"/>
    </w:rPr>
  </w:style>
  <w:style w:type="character" w:customStyle="1" w:styleId="WarningTok">
    <w:name w:val="WarningTok"/>
    <w:basedOn w:val="VerbatimChar"/>
    <w:rPr>
      <w:rFonts w:ascii="Consolas" w:eastAsiaTheme="minorEastAsia" w:hAnsi="Consolas"/>
      <w:b w:val="0"/>
      <w:bCs/>
      <w:i/>
      <w:color w:val="60A0B0"/>
      <w:kern w:val="0"/>
      <w:sz w:val="22"/>
      <w:szCs w:val="18"/>
    </w:rPr>
  </w:style>
  <w:style w:type="character" w:customStyle="1" w:styleId="AlertTok">
    <w:name w:val="AlertTok"/>
    <w:basedOn w:val="VerbatimChar"/>
    <w:rPr>
      <w:rFonts w:ascii="Consolas" w:eastAsiaTheme="minorEastAsia" w:hAnsi="Consolas"/>
      <w:b w:val="0"/>
      <w:bCs/>
      <w:color w:val="FF0000"/>
      <w:kern w:val="0"/>
      <w:sz w:val="22"/>
      <w:szCs w:val="18"/>
    </w:rPr>
  </w:style>
  <w:style w:type="character" w:customStyle="1" w:styleId="ErrorTok">
    <w:name w:val="ErrorTok"/>
    <w:basedOn w:val="VerbatimChar"/>
    <w:rPr>
      <w:rFonts w:ascii="Consolas" w:eastAsiaTheme="minorEastAsia" w:hAnsi="Consolas"/>
      <w:b w:val="0"/>
      <w:bCs/>
      <w:color w:val="FF0000"/>
      <w:kern w:val="0"/>
      <w:sz w:val="22"/>
      <w:szCs w:val="18"/>
    </w:rPr>
  </w:style>
  <w:style w:type="character" w:customStyle="1" w:styleId="NormalTok">
    <w:name w:val="NormalTok"/>
    <w:basedOn w:val="VerbatimChar"/>
    <w:rPr>
      <w:rFonts w:ascii="Consolas" w:eastAsiaTheme="minorEastAsia" w:hAnsi="Consolas"/>
      <w:b/>
      <w:bCs/>
      <w:color w:val="FF7C80" w:themeColor="accent1"/>
      <w:kern w:val="0"/>
      <w:sz w:val="22"/>
      <w:szCs w:val="18"/>
    </w:rPr>
  </w:style>
  <w:style w:type="character" w:customStyle="1" w:styleId="Heading1Char">
    <w:name w:val="Heading 1 Char"/>
    <w:basedOn w:val="DefaultParagraphFont"/>
    <w:link w:val="Heading1"/>
    <w:uiPriority w:val="9"/>
    <w:rsid w:val="00621211"/>
    <w:rPr>
      <w:rFonts w:asciiTheme="majorHAnsi" w:eastAsiaTheme="majorEastAsia" w:hAnsiTheme="majorHAnsi" w:cstheme="majorBidi"/>
      <w:color w:val="FF1C22" w:themeColor="accent1" w:themeShade="BF"/>
      <w:sz w:val="40"/>
      <w:szCs w:val="40"/>
    </w:rPr>
  </w:style>
  <w:style w:type="character" w:customStyle="1" w:styleId="Heading2Char">
    <w:name w:val="Heading 2 Char"/>
    <w:basedOn w:val="DefaultParagraphFont"/>
    <w:link w:val="Heading2"/>
    <w:uiPriority w:val="9"/>
    <w:rsid w:val="00621211"/>
    <w:rPr>
      <w:rFonts w:asciiTheme="majorHAnsi" w:eastAsiaTheme="majorEastAsia" w:hAnsiTheme="majorHAnsi" w:cstheme="majorBidi"/>
      <w:color w:val="FF1C22" w:themeColor="accent1" w:themeShade="BF"/>
      <w:sz w:val="32"/>
      <w:szCs w:val="32"/>
    </w:rPr>
  </w:style>
  <w:style w:type="character" w:customStyle="1" w:styleId="Heading3Char">
    <w:name w:val="Heading 3 Char"/>
    <w:basedOn w:val="DefaultParagraphFont"/>
    <w:link w:val="Heading3"/>
    <w:uiPriority w:val="9"/>
    <w:rsid w:val="00621211"/>
    <w:rPr>
      <w:rFonts w:eastAsiaTheme="majorEastAsia" w:cstheme="majorBidi"/>
      <w:color w:val="FF1C22" w:themeColor="accent1" w:themeShade="BF"/>
      <w:sz w:val="28"/>
      <w:szCs w:val="28"/>
    </w:rPr>
  </w:style>
  <w:style w:type="character" w:customStyle="1" w:styleId="Heading4Char">
    <w:name w:val="Heading 4 Char"/>
    <w:basedOn w:val="DefaultParagraphFont"/>
    <w:link w:val="Heading4"/>
    <w:uiPriority w:val="9"/>
    <w:rsid w:val="00621211"/>
    <w:rPr>
      <w:rFonts w:eastAsiaTheme="majorEastAsia" w:cstheme="majorBidi"/>
      <w:i/>
      <w:iCs/>
      <w:color w:val="FF1C22" w:themeColor="accent1" w:themeShade="BF"/>
    </w:rPr>
  </w:style>
  <w:style w:type="character" w:customStyle="1" w:styleId="Heading5Char">
    <w:name w:val="Heading 5 Char"/>
    <w:basedOn w:val="DefaultParagraphFont"/>
    <w:link w:val="Heading5"/>
    <w:uiPriority w:val="9"/>
    <w:rsid w:val="00621211"/>
    <w:rPr>
      <w:rFonts w:eastAsiaTheme="majorEastAsia" w:cstheme="majorBidi"/>
      <w:color w:val="FF1C22" w:themeColor="accent1" w:themeShade="BF"/>
    </w:rPr>
  </w:style>
  <w:style w:type="character" w:customStyle="1" w:styleId="Heading6Char">
    <w:name w:val="Heading 6 Char"/>
    <w:basedOn w:val="DefaultParagraphFont"/>
    <w:link w:val="Heading6"/>
    <w:uiPriority w:val="9"/>
    <w:rsid w:val="00621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2121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21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21211"/>
    <w:rPr>
      <w:rFonts w:eastAsiaTheme="majorEastAsia" w:cstheme="majorBidi"/>
      <w:color w:val="272727" w:themeColor="text1" w:themeTint="D8"/>
    </w:rPr>
  </w:style>
  <w:style w:type="character" w:customStyle="1" w:styleId="TitleChar">
    <w:name w:val="Title Char"/>
    <w:basedOn w:val="DefaultParagraphFont"/>
    <w:link w:val="Title"/>
    <w:uiPriority w:val="10"/>
    <w:rsid w:val="0062121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21211"/>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621211"/>
    <w:rPr>
      <w:b/>
      <w:bCs/>
    </w:rPr>
  </w:style>
  <w:style w:type="character" w:styleId="Emphasis">
    <w:name w:val="Emphasis"/>
    <w:basedOn w:val="DefaultParagraphFont"/>
    <w:uiPriority w:val="20"/>
    <w:qFormat/>
    <w:rsid w:val="00621211"/>
    <w:rPr>
      <w:i/>
      <w:iCs/>
    </w:rPr>
  </w:style>
  <w:style w:type="paragraph" w:styleId="NoSpacing">
    <w:name w:val="No Spacing"/>
    <w:uiPriority w:val="1"/>
    <w:qFormat/>
    <w:rsid w:val="00621211"/>
    <w:pPr>
      <w:spacing w:after="0" w:line="240" w:lineRule="auto"/>
    </w:pPr>
    <w:rPr>
      <w:rFonts w:eastAsiaTheme="minorEastAsia"/>
      <w:kern w:val="0"/>
      <w:sz w:val="22"/>
      <w:szCs w:val="22"/>
    </w:rPr>
  </w:style>
  <w:style w:type="paragraph" w:styleId="ListParagraph">
    <w:name w:val="List Paragraph"/>
    <w:basedOn w:val="Normal"/>
    <w:uiPriority w:val="34"/>
    <w:qFormat/>
    <w:rsid w:val="00621211"/>
    <w:pPr>
      <w:ind w:left="720"/>
      <w:contextualSpacing/>
    </w:pPr>
  </w:style>
  <w:style w:type="paragraph" w:styleId="Quote">
    <w:name w:val="Quote"/>
    <w:basedOn w:val="Normal"/>
    <w:next w:val="Normal"/>
    <w:link w:val="QuoteChar"/>
    <w:uiPriority w:val="29"/>
    <w:qFormat/>
    <w:rsid w:val="00621211"/>
    <w:pPr>
      <w:spacing w:before="160"/>
      <w:jc w:val="center"/>
    </w:pPr>
    <w:rPr>
      <w:i/>
      <w:iCs/>
      <w:color w:val="404040" w:themeColor="text1" w:themeTint="BF"/>
    </w:rPr>
  </w:style>
  <w:style w:type="character" w:customStyle="1" w:styleId="QuoteChar">
    <w:name w:val="Quote Char"/>
    <w:basedOn w:val="DefaultParagraphFont"/>
    <w:link w:val="Quote"/>
    <w:uiPriority w:val="29"/>
    <w:rsid w:val="00621211"/>
    <w:rPr>
      <w:i/>
      <w:iCs/>
      <w:color w:val="404040" w:themeColor="text1" w:themeTint="BF"/>
    </w:rPr>
  </w:style>
  <w:style w:type="paragraph" w:styleId="IntenseQuote">
    <w:name w:val="Intense Quote"/>
    <w:basedOn w:val="Normal"/>
    <w:next w:val="Normal"/>
    <w:link w:val="IntenseQuoteChar"/>
    <w:uiPriority w:val="30"/>
    <w:qFormat/>
    <w:rsid w:val="00621211"/>
    <w:pPr>
      <w:pBdr>
        <w:top w:val="single" w:sz="4" w:space="10" w:color="FF1C22" w:themeColor="accent1" w:themeShade="BF"/>
        <w:bottom w:val="single" w:sz="4" w:space="10" w:color="FF1C22" w:themeColor="accent1" w:themeShade="BF"/>
      </w:pBdr>
      <w:spacing w:before="360" w:after="360"/>
      <w:ind w:left="864" w:right="864"/>
      <w:jc w:val="center"/>
    </w:pPr>
    <w:rPr>
      <w:i/>
      <w:iCs/>
      <w:color w:val="FF1C22" w:themeColor="accent1" w:themeShade="BF"/>
    </w:rPr>
  </w:style>
  <w:style w:type="character" w:customStyle="1" w:styleId="IntenseQuoteChar">
    <w:name w:val="Intense Quote Char"/>
    <w:basedOn w:val="DefaultParagraphFont"/>
    <w:link w:val="IntenseQuote"/>
    <w:uiPriority w:val="30"/>
    <w:rsid w:val="00621211"/>
    <w:rPr>
      <w:i/>
      <w:iCs/>
      <w:color w:val="FF1C22" w:themeColor="accent1" w:themeShade="BF"/>
    </w:rPr>
  </w:style>
  <w:style w:type="character" w:styleId="SubtleEmphasis">
    <w:name w:val="Subtle Emphasis"/>
    <w:basedOn w:val="DefaultParagraphFont"/>
    <w:uiPriority w:val="19"/>
    <w:qFormat/>
    <w:rsid w:val="00621211"/>
    <w:rPr>
      <w:i/>
      <w:iCs/>
      <w:color w:val="808080" w:themeColor="text1" w:themeTint="7F"/>
    </w:rPr>
  </w:style>
  <w:style w:type="character" w:styleId="IntenseEmphasis">
    <w:name w:val="Intense Emphasis"/>
    <w:basedOn w:val="DefaultParagraphFont"/>
    <w:uiPriority w:val="21"/>
    <w:qFormat/>
    <w:rsid w:val="00621211"/>
    <w:rPr>
      <w:i/>
      <w:iCs/>
      <w:color w:val="FF1C22" w:themeColor="accent1" w:themeShade="BF"/>
    </w:rPr>
  </w:style>
  <w:style w:type="character" w:styleId="SubtleReference">
    <w:name w:val="Subtle Reference"/>
    <w:basedOn w:val="DefaultParagraphFont"/>
    <w:uiPriority w:val="31"/>
    <w:qFormat/>
    <w:rsid w:val="00621211"/>
    <w:rPr>
      <w:smallCaps/>
      <w:color w:val="FF0066" w:themeColor="accent2"/>
      <w:u w:val="single"/>
    </w:rPr>
  </w:style>
  <w:style w:type="character" w:styleId="IntenseReference">
    <w:name w:val="Intense Reference"/>
    <w:basedOn w:val="DefaultParagraphFont"/>
    <w:uiPriority w:val="32"/>
    <w:qFormat/>
    <w:rsid w:val="00621211"/>
    <w:rPr>
      <w:b/>
      <w:bCs/>
      <w:smallCaps/>
      <w:color w:val="FF1C22" w:themeColor="accent1" w:themeShade="BF"/>
      <w:spacing w:val="5"/>
    </w:rPr>
  </w:style>
  <w:style w:type="character" w:styleId="BookTitle">
    <w:name w:val="Book Title"/>
    <w:basedOn w:val="DefaultParagraphFont"/>
    <w:uiPriority w:val="33"/>
    <w:qFormat/>
    <w:rsid w:val="00621211"/>
    <w:rPr>
      <w:b/>
      <w:bCs/>
      <w:smallCaps/>
      <w:spacing w:val="5"/>
    </w:rPr>
  </w:style>
  <w:style w:type="paragraph" w:styleId="Revision">
    <w:name w:val="Revision"/>
    <w:hidden/>
    <w:rsid w:val="007318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TWD Proper">
      <a:dk1>
        <a:sysClr val="windowText" lastClr="000000"/>
      </a:dk1>
      <a:lt1>
        <a:sysClr val="window" lastClr="FFFFFF"/>
      </a:lt1>
      <a:dk2>
        <a:srgbClr val="FF003C"/>
      </a:dk2>
      <a:lt2>
        <a:srgbClr val="E8E8E8"/>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Book Writing">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677</TotalTime>
  <Pages>16</Pages>
  <Words>5186</Words>
  <Characters>29565</Characters>
  <Application>Microsoft Office Word</Application>
  <DocSecurity>0</DocSecurity>
  <Lines>246</Lines>
  <Paragraphs>69</Paragraphs>
  <ScaleCrop>false</ScaleCrop>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Danyelle Briggs</dc:creator>
  <cp:keywords/>
  <cp:lastModifiedBy>Danyelle Briggs</cp:lastModifiedBy>
  <cp:revision>70</cp:revision>
  <dcterms:created xsi:type="dcterms:W3CDTF">2026-10-29T14:07:00Z</dcterms:created>
  <dcterms:modified xsi:type="dcterms:W3CDTF">2026-10-30T03:46:00Z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6bab035056fd4479c7d4a9cb35ba9507526a2139f2621342e67a8cf728bfcdb6</vt:lpwstr>
  </property>
</Properties>
</file>